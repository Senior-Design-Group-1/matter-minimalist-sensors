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287E" w14:textId="1FC259F7" w:rsidR="001E3BE4" w:rsidRPr="00462758" w:rsidRDefault="00462758" w:rsidP="001E3BE4">
      <w:pPr>
        <w:keepNext/>
        <w:keepLines/>
        <w:rPr>
          <w:sz w:val="24"/>
        </w:rPr>
      </w:pPr>
      <w:r>
        <w:rPr>
          <w:sz w:val="24"/>
        </w:rPr>
        <w:t>As a team, complete the assignment outlined below.</w:t>
      </w:r>
      <w:r w:rsidR="00DC0DC6">
        <w:rPr>
          <w:sz w:val="24"/>
        </w:rPr>
        <w:t xml:space="preserve"> Include a cover sheet</w:t>
      </w:r>
      <w:r w:rsidR="00CD5C33">
        <w:rPr>
          <w:sz w:val="24"/>
        </w:rPr>
        <w:t xml:space="preserve"> </w:t>
      </w:r>
      <w:r w:rsidR="00DC0DC6">
        <w:rPr>
          <w:sz w:val="24"/>
        </w:rPr>
        <w:t xml:space="preserve">with the assignment submittal and </w:t>
      </w:r>
      <w:r w:rsidR="00A8666F">
        <w:rPr>
          <w:sz w:val="24"/>
        </w:rPr>
        <w:t xml:space="preserve">include </w:t>
      </w:r>
      <w:r w:rsidR="00DC0DC6">
        <w:rPr>
          <w:sz w:val="24"/>
        </w:rPr>
        <w:t>a brief executive summary.</w:t>
      </w:r>
      <w:r w:rsidR="00A8666F">
        <w:rPr>
          <w:sz w:val="24"/>
        </w:rPr>
        <w:t xml:space="preserve"> The cover sheet for any </w:t>
      </w:r>
      <w:r w:rsidR="00CD5C33">
        <w:rPr>
          <w:sz w:val="24"/>
        </w:rPr>
        <w:t xml:space="preserve">team-based </w:t>
      </w:r>
      <w:r w:rsidR="00A8666F">
        <w:rPr>
          <w:sz w:val="24"/>
        </w:rPr>
        <w:t>senior design submittal should include the name of the submittal, the name of the project, the date, and the name(s) of all participants.</w:t>
      </w:r>
    </w:p>
    <w:p w14:paraId="6E720F50" w14:textId="77777777" w:rsidR="001E3BE4" w:rsidRPr="001E3BE4" w:rsidRDefault="00D75BA3" w:rsidP="001E3BE4">
      <w:pPr>
        <w:keepNext/>
        <w:keepLines/>
        <w:rPr>
          <w:b/>
          <w:sz w:val="24"/>
        </w:rPr>
      </w:pPr>
      <w:r>
        <w:rPr>
          <w:b/>
          <w:sz w:val="24"/>
        </w:rPr>
        <w:t xml:space="preserve">Part A: </w:t>
      </w:r>
      <w:r w:rsidR="001E3BE4" w:rsidRPr="001E3BE4">
        <w:rPr>
          <w:b/>
          <w:sz w:val="24"/>
        </w:rPr>
        <w:t>Problem Statement</w:t>
      </w:r>
    </w:p>
    <w:p w14:paraId="61825EF9" w14:textId="0677656E" w:rsidR="00E94274" w:rsidRDefault="00462758" w:rsidP="001E3BE4">
      <w:pPr>
        <w:rPr>
          <w:sz w:val="24"/>
        </w:rPr>
      </w:pPr>
      <w:r>
        <w:rPr>
          <w:sz w:val="24"/>
        </w:rPr>
        <w:t xml:space="preserve">First, define the problem.  </w:t>
      </w:r>
      <w:r w:rsidR="001E3BE4" w:rsidRPr="001E3BE4">
        <w:rPr>
          <w:sz w:val="24"/>
        </w:rPr>
        <w:t>The problem statement is one sentence (ideally) that clearly and concisely defines the problem to be solved. It is stated in the language of the customer</w:t>
      </w:r>
      <w:r w:rsidR="00A8666F">
        <w:rPr>
          <w:sz w:val="24"/>
        </w:rPr>
        <w:t xml:space="preserve"> or end user of the project item</w:t>
      </w:r>
      <w:r w:rsidR="001E3BE4" w:rsidRPr="001E3BE4">
        <w:rPr>
          <w:sz w:val="24"/>
        </w:rPr>
        <w:t xml:space="preserve">. </w:t>
      </w:r>
      <w:bookmarkStart w:id="0" w:name="_Hlk81481177"/>
      <w:r w:rsidR="00E94274">
        <w:rPr>
          <w:sz w:val="24"/>
        </w:rPr>
        <w:t>It might be necessary to provide a</w:t>
      </w:r>
      <w:r w:rsidR="00CD5C33">
        <w:rPr>
          <w:sz w:val="24"/>
        </w:rPr>
        <w:t>dditional</w:t>
      </w:r>
      <w:r w:rsidR="00E94274">
        <w:rPr>
          <w:sz w:val="24"/>
        </w:rPr>
        <w:t xml:space="preserve"> paragraph</w:t>
      </w:r>
      <w:r w:rsidR="00CD5C33">
        <w:rPr>
          <w:sz w:val="24"/>
        </w:rPr>
        <w:t>s</w:t>
      </w:r>
      <w:r w:rsidR="00DC0DC6">
        <w:rPr>
          <w:sz w:val="24"/>
        </w:rPr>
        <w:t xml:space="preserve"> that provide </w:t>
      </w:r>
      <w:r w:rsidR="00E94274">
        <w:rPr>
          <w:sz w:val="24"/>
        </w:rPr>
        <w:t>context to the problem</w:t>
      </w:r>
      <w:r w:rsidR="00CD5C33">
        <w:rPr>
          <w:sz w:val="24"/>
        </w:rPr>
        <w:t xml:space="preserve">.  This </w:t>
      </w:r>
      <w:bookmarkEnd w:id="0"/>
      <w:r w:rsidR="00DC0DC6">
        <w:rPr>
          <w:sz w:val="24"/>
        </w:rPr>
        <w:t>help</w:t>
      </w:r>
      <w:r w:rsidR="00CD5C33">
        <w:rPr>
          <w:sz w:val="24"/>
        </w:rPr>
        <w:t>s</w:t>
      </w:r>
      <w:r w:rsidR="00DC0DC6">
        <w:rPr>
          <w:sz w:val="24"/>
        </w:rPr>
        <w:t xml:space="preserve"> define the scope and</w:t>
      </w:r>
      <w:r w:rsidR="00A8666F">
        <w:rPr>
          <w:sz w:val="24"/>
        </w:rPr>
        <w:t>/or the</w:t>
      </w:r>
      <w:r w:rsidR="00DC0DC6">
        <w:rPr>
          <w:sz w:val="24"/>
        </w:rPr>
        <w:t xml:space="preserve"> customer or end-user.</w:t>
      </w:r>
    </w:p>
    <w:p w14:paraId="436C1D48" w14:textId="53F78666" w:rsidR="00E94274" w:rsidRPr="001E3BE4" w:rsidRDefault="00E94274" w:rsidP="00E94274">
      <w:pPr>
        <w:keepNext/>
        <w:keepLines/>
        <w:rPr>
          <w:b/>
          <w:sz w:val="24"/>
        </w:rPr>
      </w:pPr>
      <w:r>
        <w:rPr>
          <w:b/>
          <w:sz w:val="24"/>
        </w:rPr>
        <w:t>Part B: Requirements and Creating Value</w:t>
      </w:r>
    </w:p>
    <w:p w14:paraId="2F21EC1F" w14:textId="32B57890" w:rsidR="00E94274" w:rsidRDefault="00E94274" w:rsidP="001E3BE4">
      <w:pPr>
        <w:rPr>
          <w:sz w:val="24"/>
        </w:rPr>
      </w:pPr>
      <w:r>
        <w:rPr>
          <w:sz w:val="24"/>
        </w:rPr>
        <w:t>Describe requirement</w:t>
      </w:r>
      <w:r w:rsidR="00DC0DC6">
        <w:rPr>
          <w:sz w:val="24"/>
        </w:rPr>
        <w:t>s</w:t>
      </w:r>
      <w:r>
        <w:rPr>
          <w:sz w:val="24"/>
        </w:rPr>
        <w:t xml:space="preserve"> the customer or </w:t>
      </w:r>
      <w:proofErr w:type="gramStart"/>
      <w:r>
        <w:rPr>
          <w:sz w:val="24"/>
        </w:rPr>
        <w:t>end-user</w:t>
      </w:r>
      <w:proofErr w:type="gramEnd"/>
      <w:r w:rsidR="00A8666F">
        <w:rPr>
          <w:sz w:val="24"/>
        </w:rPr>
        <w:t xml:space="preserve"> would expect of the </w:t>
      </w:r>
      <w:r w:rsidR="00CD5C33">
        <w:rPr>
          <w:sz w:val="24"/>
        </w:rPr>
        <w:t xml:space="preserve">design </w:t>
      </w:r>
      <w:r w:rsidR="00A8666F">
        <w:rPr>
          <w:sz w:val="24"/>
        </w:rPr>
        <w:t>project</w:t>
      </w:r>
      <w:r>
        <w:rPr>
          <w:sz w:val="24"/>
        </w:rPr>
        <w:t xml:space="preserve">.  These should be high-level </w:t>
      </w:r>
      <w:r w:rsidR="00A8666F">
        <w:rPr>
          <w:sz w:val="24"/>
        </w:rPr>
        <w:t>requirements</w:t>
      </w:r>
      <w:r>
        <w:rPr>
          <w:sz w:val="24"/>
        </w:rPr>
        <w:t xml:space="preserve"> that</w:t>
      </w:r>
      <w:r w:rsidR="00CD5C33">
        <w:rPr>
          <w:sz w:val="24"/>
        </w:rPr>
        <w:t xml:space="preserve"> the design project should </w:t>
      </w:r>
      <w:r>
        <w:rPr>
          <w:sz w:val="24"/>
        </w:rPr>
        <w:t xml:space="preserve">satisfy.  </w:t>
      </w:r>
      <w:r w:rsidR="00CD5C33">
        <w:rPr>
          <w:sz w:val="24"/>
        </w:rPr>
        <w:t xml:space="preserve">Describe how </w:t>
      </w:r>
      <w:r w:rsidR="00DC0DC6">
        <w:rPr>
          <w:sz w:val="24"/>
        </w:rPr>
        <w:t>this design</w:t>
      </w:r>
      <w:r w:rsidR="00007F0C">
        <w:rPr>
          <w:sz w:val="24"/>
        </w:rPr>
        <w:t xml:space="preserve"> will</w:t>
      </w:r>
      <w:r w:rsidR="00DC0DC6">
        <w:rPr>
          <w:sz w:val="24"/>
        </w:rPr>
        <w:t xml:space="preserve"> create value for the customer or end-user</w:t>
      </w:r>
      <w:r w:rsidR="00CD5C33">
        <w:rPr>
          <w:sz w:val="24"/>
        </w:rPr>
        <w:t>.</w:t>
      </w:r>
    </w:p>
    <w:p w14:paraId="440EF0D2" w14:textId="49A93010" w:rsidR="00D75BA3" w:rsidRPr="00D75BA3" w:rsidRDefault="00D75BA3" w:rsidP="00D75BA3">
      <w:pPr>
        <w:keepNext/>
        <w:keepLines/>
        <w:rPr>
          <w:b/>
          <w:sz w:val="24"/>
        </w:rPr>
      </w:pPr>
      <w:r>
        <w:rPr>
          <w:b/>
          <w:sz w:val="24"/>
        </w:rPr>
        <w:t xml:space="preserve">Part </w:t>
      </w:r>
      <w:r w:rsidR="00E94274">
        <w:rPr>
          <w:b/>
          <w:sz w:val="24"/>
        </w:rPr>
        <w:t>C</w:t>
      </w:r>
      <w:r>
        <w:rPr>
          <w:b/>
          <w:sz w:val="24"/>
        </w:rPr>
        <w:t>: Existing Solutions</w:t>
      </w:r>
    </w:p>
    <w:p w14:paraId="0C398341" w14:textId="33BE389A" w:rsidR="001E3BE4" w:rsidRDefault="00D75BA3" w:rsidP="001E3BE4">
      <w:pPr>
        <w:rPr>
          <w:sz w:val="24"/>
        </w:rPr>
      </w:pPr>
      <w:r>
        <w:rPr>
          <w:sz w:val="24"/>
        </w:rPr>
        <w:t>Next</w:t>
      </w:r>
      <w:r w:rsidR="001E3BE4" w:rsidRPr="001E3BE4">
        <w:rPr>
          <w:sz w:val="24"/>
        </w:rPr>
        <w:t xml:space="preserve">, include a section on existing </w:t>
      </w:r>
      <w:r w:rsidR="00CD5C33">
        <w:rPr>
          <w:sz w:val="24"/>
        </w:rPr>
        <w:t xml:space="preserve">design </w:t>
      </w:r>
      <w:r w:rsidR="001E3BE4" w:rsidRPr="001E3BE4">
        <w:rPr>
          <w:sz w:val="24"/>
        </w:rPr>
        <w:t xml:space="preserve">solutions you have found. What part(s) of your problem do they solve? </w:t>
      </w:r>
      <w:r w:rsidR="00DC0DC6">
        <w:rPr>
          <w:sz w:val="24"/>
        </w:rPr>
        <w:t xml:space="preserve">What aspects or parts of the problem are not satisfied? </w:t>
      </w:r>
      <w:r w:rsidR="001E3BE4" w:rsidRPr="001E3BE4">
        <w:rPr>
          <w:sz w:val="24"/>
        </w:rPr>
        <w:t xml:space="preserve">What are the </w:t>
      </w:r>
      <w:r w:rsidR="00E94274">
        <w:rPr>
          <w:sz w:val="24"/>
        </w:rPr>
        <w:t xml:space="preserve">requirements and </w:t>
      </w:r>
      <w:r w:rsidR="001E3BE4" w:rsidRPr="001E3BE4">
        <w:rPr>
          <w:sz w:val="24"/>
        </w:rPr>
        <w:t>specifications</w:t>
      </w:r>
      <w:r w:rsidR="00DC0DC6">
        <w:rPr>
          <w:sz w:val="24"/>
        </w:rPr>
        <w:t xml:space="preserve"> of these existing solutions</w:t>
      </w:r>
      <w:r w:rsidR="00917ECF">
        <w:rPr>
          <w:sz w:val="24"/>
        </w:rPr>
        <w:t>, if available</w:t>
      </w:r>
      <w:r w:rsidR="001E3BE4" w:rsidRPr="001E3BE4">
        <w:rPr>
          <w:sz w:val="24"/>
        </w:rPr>
        <w:t xml:space="preserve">? What </w:t>
      </w:r>
      <w:r w:rsidR="00227630">
        <w:rPr>
          <w:sz w:val="24"/>
        </w:rPr>
        <w:t>are</w:t>
      </w:r>
      <w:r w:rsidR="001E3BE4" w:rsidRPr="001E3BE4">
        <w:rPr>
          <w:sz w:val="24"/>
        </w:rPr>
        <w:t xml:space="preserve"> th</w:t>
      </w:r>
      <w:r w:rsidR="00DC0DC6">
        <w:rPr>
          <w:sz w:val="24"/>
        </w:rPr>
        <w:t>e</w:t>
      </w:r>
      <w:r w:rsidR="00917ECF">
        <w:rPr>
          <w:sz w:val="24"/>
        </w:rPr>
        <w:t>ir</w:t>
      </w:r>
      <w:r w:rsidR="00DC0DC6">
        <w:rPr>
          <w:sz w:val="24"/>
        </w:rPr>
        <w:t xml:space="preserve"> </w:t>
      </w:r>
      <w:r w:rsidR="001E3BE4" w:rsidRPr="001E3BE4">
        <w:rPr>
          <w:sz w:val="24"/>
        </w:rPr>
        <w:t>cost</w:t>
      </w:r>
      <w:r w:rsidR="00227630">
        <w:rPr>
          <w:sz w:val="24"/>
        </w:rPr>
        <w:t>s</w:t>
      </w:r>
      <w:r w:rsidR="001E3BE4" w:rsidRPr="001E3BE4">
        <w:rPr>
          <w:sz w:val="24"/>
        </w:rPr>
        <w:t xml:space="preserve">? </w:t>
      </w:r>
      <w:r w:rsidR="00227630">
        <w:rPr>
          <w:sz w:val="24"/>
        </w:rPr>
        <w:t xml:space="preserve">What are their shortcomings? </w:t>
      </w:r>
      <w:r w:rsidR="001E3BE4" w:rsidRPr="001E3BE4">
        <w:rPr>
          <w:sz w:val="24"/>
        </w:rPr>
        <w:t xml:space="preserve">Do they comply </w:t>
      </w:r>
      <w:r w:rsidR="00917ECF">
        <w:rPr>
          <w:sz w:val="24"/>
        </w:rPr>
        <w:t>with</w:t>
      </w:r>
      <w:r w:rsidR="001E3BE4" w:rsidRPr="001E3BE4">
        <w:rPr>
          <w:sz w:val="24"/>
        </w:rPr>
        <w:t xml:space="preserve"> any engineering standards (</w:t>
      </w:r>
      <w:r w:rsidR="00917ECF">
        <w:rPr>
          <w:sz w:val="24"/>
        </w:rPr>
        <w:t>if so, identify the</w:t>
      </w:r>
      <w:r w:rsidR="00E94274">
        <w:rPr>
          <w:sz w:val="24"/>
        </w:rPr>
        <w:t xml:space="preserve"> standards</w:t>
      </w:r>
      <w:r w:rsidR="00917ECF">
        <w:rPr>
          <w:sz w:val="24"/>
        </w:rPr>
        <w:t xml:space="preserve"> with which they comply</w:t>
      </w:r>
      <w:r w:rsidR="001E3BE4" w:rsidRPr="001E3BE4">
        <w:rPr>
          <w:sz w:val="24"/>
        </w:rPr>
        <w:t xml:space="preserve">)? </w:t>
      </w:r>
    </w:p>
    <w:p w14:paraId="156D1BB9" w14:textId="667A6B37" w:rsidR="003E221D" w:rsidRPr="001E3BE4" w:rsidRDefault="003E221D" w:rsidP="001E3BE4">
      <w:pPr>
        <w:rPr>
          <w:sz w:val="24"/>
        </w:rPr>
      </w:pPr>
      <w:r>
        <w:rPr>
          <w:sz w:val="24"/>
        </w:rPr>
        <w:t>Carefully consider how you organize this information.  How should you best communicate your findings?  What format(s) should you use?</w:t>
      </w:r>
      <w:r w:rsidR="00DC0DC6">
        <w:rPr>
          <w:sz w:val="24"/>
        </w:rPr>
        <w:t xml:space="preserve">  Tables are great ways to provide information for comparison.</w:t>
      </w:r>
    </w:p>
    <w:p w14:paraId="15CD4A26" w14:textId="43A94750" w:rsidR="00D75BA3" w:rsidRPr="00D75BA3" w:rsidRDefault="00D75BA3" w:rsidP="00D75BA3">
      <w:pPr>
        <w:keepNext/>
        <w:keepLines/>
        <w:rPr>
          <w:b/>
          <w:sz w:val="24"/>
        </w:rPr>
      </w:pPr>
      <w:r>
        <w:rPr>
          <w:b/>
          <w:sz w:val="24"/>
        </w:rPr>
        <w:t xml:space="preserve">Part </w:t>
      </w:r>
      <w:r w:rsidR="00E94274">
        <w:rPr>
          <w:b/>
          <w:sz w:val="24"/>
        </w:rPr>
        <w:t>D</w:t>
      </w:r>
      <w:r>
        <w:rPr>
          <w:b/>
          <w:sz w:val="24"/>
        </w:rPr>
        <w:t>: Solution</w:t>
      </w:r>
    </w:p>
    <w:p w14:paraId="7FA24148" w14:textId="24B1AD95" w:rsidR="00D75BA3" w:rsidRPr="001E3BE4" w:rsidRDefault="00D75BA3" w:rsidP="00D75BA3">
      <w:pPr>
        <w:rPr>
          <w:sz w:val="24"/>
        </w:rPr>
      </w:pPr>
      <w:r>
        <w:rPr>
          <w:sz w:val="24"/>
        </w:rPr>
        <w:t>Finally, describe</w:t>
      </w:r>
      <w:r w:rsidRPr="001E3BE4">
        <w:rPr>
          <w:sz w:val="24"/>
        </w:rPr>
        <w:t xml:space="preserve"> </w:t>
      </w:r>
      <w:r>
        <w:rPr>
          <w:sz w:val="24"/>
        </w:rPr>
        <w:t xml:space="preserve">your team’s </w:t>
      </w:r>
      <w:r w:rsidR="00DC0DC6">
        <w:rPr>
          <w:sz w:val="24"/>
        </w:rPr>
        <w:t xml:space="preserve">initial thoughts and possible </w:t>
      </w:r>
      <w:r w:rsidR="00E94274">
        <w:rPr>
          <w:sz w:val="24"/>
        </w:rPr>
        <w:t xml:space="preserve">approach to providing a solution </w:t>
      </w:r>
      <w:r>
        <w:rPr>
          <w:sz w:val="24"/>
        </w:rPr>
        <w:t xml:space="preserve">to the problem.  Identify </w:t>
      </w:r>
      <w:r w:rsidRPr="001E3BE4">
        <w:rPr>
          <w:sz w:val="24"/>
        </w:rPr>
        <w:t>the benefits offered by your intended solution</w:t>
      </w:r>
      <w:r w:rsidR="00917ECF">
        <w:rPr>
          <w:sz w:val="24"/>
        </w:rPr>
        <w:t>,</w:t>
      </w:r>
      <w:r w:rsidRPr="001E3BE4">
        <w:rPr>
          <w:sz w:val="24"/>
        </w:rPr>
        <w:t xml:space="preserve"> </w:t>
      </w:r>
      <w:r>
        <w:rPr>
          <w:sz w:val="24"/>
        </w:rPr>
        <w:t>how</w:t>
      </w:r>
      <w:r w:rsidR="00E94274">
        <w:rPr>
          <w:sz w:val="24"/>
        </w:rPr>
        <w:t xml:space="preserve"> your solution will create value</w:t>
      </w:r>
      <w:r w:rsidR="00917ECF">
        <w:rPr>
          <w:sz w:val="24"/>
        </w:rPr>
        <w:t>,</w:t>
      </w:r>
      <w:r w:rsidR="00E94274">
        <w:rPr>
          <w:sz w:val="24"/>
        </w:rPr>
        <w:t xml:space="preserve"> and</w:t>
      </w:r>
      <w:r>
        <w:rPr>
          <w:sz w:val="24"/>
        </w:rPr>
        <w:t xml:space="preserve"> </w:t>
      </w:r>
      <w:r w:rsidR="00917ECF">
        <w:rPr>
          <w:sz w:val="24"/>
        </w:rPr>
        <w:t xml:space="preserve">how it </w:t>
      </w:r>
      <w:r>
        <w:rPr>
          <w:sz w:val="24"/>
        </w:rPr>
        <w:t>differ</w:t>
      </w:r>
      <w:r w:rsidR="00E94274">
        <w:rPr>
          <w:sz w:val="24"/>
        </w:rPr>
        <w:t>s</w:t>
      </w:r>
      <w:r>
        <w:rPr>
          <w:sz w:val="24"/>
        </w:rPr>
        <w:t xml:space="preserve"> from </w:t>
      </w:r>
      <w:r w:rsidR="00917ECF">
        <w:rPr>
          <w:sz w:val="24"/>
        </w:rPr>
        <w:t>any</w:t>
      </w:r>
      <w:r>
        <w:rPr>
          <w:sz w:val="24"/>
        </w:rPr>
        <w:t xml:space="preserve"> existing solutions.</w:t>
      </w:r>
      <w:r w:rsidRPr="001E3BE4">
        <w:rPr>
          <w:sz w:val="24"/>
        </w:rPr>
        <w:t xml:space="preserve"> </w:t>
      </w:r>
    </w:p>
    <w:p w14:paraId="0EAF712D" w14:textId="77777777" w:rsidR="009F5CFB" w:rsidRPr="009F5CFB" w:rsidRDefault="00D00D17" w:rsidP="009F5CFB">
      <w:pPr>
        <w:jc w:val="center"/>
        <w:rPr>
          <w:b/>
          <w:sz w:val="28"/>
        </w:rPr>
      </w:pPr>
      <w:r>
        <w:rPr>
          <w:b/>
          <w:sz w:val="28"/>
        </w:rPr>
        <w:br w:type="column"/>
      </w:r>
      <w:r w:rsidR="001E3BE4">
        <w:rPr>
          <w:b/>
          <w:sz w:val="28"/>
        </w:rPr>
        <w:lastRenderedPageBreak/>
        <w:t xml:space="preserve">Problem Statement </w:t>
      </w:r>
      <w:r w:rsidR="009F5CFB" w:rsidRPr="009F5CFB">
        <w:rPr>
          <w:b/>
          <w:sz w:val="28"/>
        </w:rPr>
        <w:t>Grading</w:t>
      </w:r>
    </w:p>
    <w:p w14:paraId="7B95954C" w14:textId="77777777" w:rsidR="009F5CFB" w:rsidRDefault="009F5CFB" w:rsidP="009F5CFB">
      <w:pPr>
        <w:jc w:val="center"/>
        <w:rPr>
          <w:sz w:val="20"/>
        </w:rPr>
      </w:pPr>
    </w:p>
    <w:tbl>
      <w:tblPr>
        <w:tblW w:w="94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57"/>
        <w:gridCol w:w="957"/>
        <w:gridCol w:w="1170"/>
        <w:gridCol w:w="903"/>
        <w:gridCol w:w="3540"/>
      </w:tblGrid>
      <w:tr w:rsidR="009F5CFB" w:rsidRPr="006A1160" w14:paraId="05A9B7EE" w14:textId="77777777" w:rsidTr="009F5CFB">
        <w:trPr>
          <w:jc w:val="center"/>
        </w:trPr>
        <w:tc>
          <w:tcPr>
            <w:tcW w:w="2857" w:type="dxa"/>
            <w:tcBorders>
              <w:top w:val="double" w:sz="4" w:space="0" w:color="auto"/>
              <w:left w:val="double" w:sz="4" w:space="0" w:color="auto"/>
              <w:bottom w:val="single" w:sz="12" w:space="0" w:color="auto"/>
              <w:right w:val="nil"/>
            </w:tcBorders>
            <w:vAlign w:val="center"/>
          </w:tcPr>
          <w:p w14:paraId="348D8F87" w14:textId="77777777" w:rsidR="009F5CFB" w:rsidRPr="006A1160" w:rsidRDefault="009F5CFB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sz w:val="24"/>
                <w:szCs w:val="24"/>
              </w:rPr>
              <w:t>Category</w:t>
            </w:r>
          </w:p>
        </w:tc>
        <w:tc>
          <w:tcPr>
            <w:tcW w:w="957" w:type="dxa"/>
            <w:tcBorders>
              <w:top w:val="doub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5C7FEE4" w14:textId="77777777" w:rsidR="009F5CFB" w:rsidRPr="006A1160" w:rsidRDefault="009F5CFB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sz w:val="24"/>
                <w:szCs w:val="24"/>
              </w:rPr>
              <w:t>Below</w:t>
            </w:r>
          </w:p>
        </w:tc>
        <w:tc>
          <w:tcPr>
            <w:tcW w:w="1170" w:type="dxa"/>
            <w:tcBorders>
              <w:top w:val="doub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48A4A4B" w14:textId="77777777" w:rsidR="009F5CFB" w:rsidRPr="006A1160" w:rsidRDefault="009F5CFB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sz w:val="24"/>
                <w:szCs w:val="24"/>
              </w:rPr>
              <w:t>Adequate</w:t>
            </w:r>
          </w:p>
        </w:tc>
        <w:tc>
          <w:tcPr>
            <w:tcW w:w="903" w:type="dxa"/>
            <w:tcBorders>
              <w:top w:val="doub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850F470" w14:textId="77777777" w:rsidR="009F5CFB" w:rsidRPr="006A1160" w:rsidRDefault="009F5CFB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sz w:val="24"/>
                <w:szCs w:val="24"/>
              </w:rPr>
              <w:t>Above</w:t>
            </w:r>
          </w:p>
        </w:tc>
        <w:tc>
          <w:tcPr>
            <w:tcW w:w="3540" w:type="dxa"/>
            <w:tcBorders>
              <w:top w:val="double" w:sz="4" w:space="0" w:color="auto"/>
              <w:left w:val="nil"/>
              <w:bottom w:val="single" w:sz="12" w:space="0" w:color="auto"/>
              <w:right w:val="double" w:sz="4" w:space="0" w:color="auto"/>
            </w:tcBorders>
            <w:vAlign w:val="center"/>
          </w:tcPr>
          <w:p w14:paraId="34BE5AAF" w14:textId="77777777" w:rsidR="009F5CFB" w:rsidRPr="006A1160" w:rsidRDefault="009F5CFB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sz w:val="24"/>
                <w:szCs w:val="24"/>
              </w:rPr>
              <w:t>Comments</w:t>
            </w:r>
          </w:p>
        </w:tc>
      </w:tr>
      <w:tr w:rsidR="00AE6F77" w:rsidRPr="006A1160" w14:paraId="274B33AB" w14:textId="77777777" w:rsidTr="009F5CFB">
        <w:trPr>
          <w:cantSplit/>
          <w:trHeight w:val="327"/>
          <w:jc w:val="center"/>
        </w:trPr>
        <w:tc>
          <w:tcPr>
            <w:tcW w:w="2857" w:type="dxa"/>
            <w:vMerge w:val="restart"/>
            <w:tcBorders>
              <w:top w:val="single" w:sz="12" w:space="0" w:color="auto"/>
              <w:left w:val="double" w:sz="4" w:space="0" w:color="auto"/>
              <w:right w:val="nil"/>
            </w:tcBorders>
            <w:vAlign w:val="center"/>
          </w:tcPr>
          <w:p w14:paraId="5B01DC75" w14:textId="77777777" w:rsidR="00AE6F77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sz w:val="24"/>
                <w:szCs w:val="24"/>
              </w:rPr>
              <w:t>Real problem identified</w:t>
            </w:r>
          </w:p>
        </w:tc>
        <w:tc>
          <w:tcPr>
            <w:tcW w:w="957" w:type="dxa"/>
            <w:vMerge w:val="restart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71735AC7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716E822B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903" w:type="dxa"/>
            <w:vMerge w:val="restart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3784B1D2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3540" w:type="dxa"/>
            <w:tcBorders>
              <w:top w:val="single" w:sz="12" w:space="0" w:color="auto"/>
              <w:left w:val="nil"/>
              <w:bottom w:val="single" w:sz="2" w:space="0" w:color="auto"/>
              <w:right w:val="double" w:sz="4" w:space="0" w:color="auto"/>
            </w:tcBorders>
            <w:vAlign w:val="center"/>
          </w:tcPr>
          <w:p w14:paraId="78A6850D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AE6F77" w:rsidRPr="006A1160" w14:paraId="0BB3DEB0" w14:textId="77777777" w:rsidTr="009F5CFB">
        <w:trPr>
          <w:cantSplit/>
          <w:trHeight w:val="327"/>
          <w:jc w:val="center"/>
        </w:trPr>
        <w:tc>
          <w:tcPr>
            <w:tcW w:w="2857" w:type="dxa"/>
            <w:vMerge/>
            <w:tcBorders>
              <w:left w:val="double" w:sz="4" w:space="0" w:color="auto"/>
              <w:right w:val="nil"/>
            </w:tcBorders>
            <w:vAlign w:val="center"/>
          </w:tcPr>
          <w:p w14:paraId="0B09E8FD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57" w:type="dxa"/>
            <w:vMerge/>
            <w:tcBorders>
              <w:left w:val="nil"/>
              <w:right w:val="nil"/>
            </w:tcBorders>
            <w:vAlign w:val="center"/>
          </w:tcPr>
          <w:p w14:paraId="163BD86D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left w:val="nil"/>
              <w:right w:val="nil"/>
            </w:tcBorders>
            <w:vAlign w:val="center"/>
          </w:tcPr>
          <w:p w14:paraId="10EA8F03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03" w:type="dxa"/>
            <w:vMerge/>
            <w:tcBorders>
              <w:left w:val="nil"/>
              <w:right w:val="nil"/>
            </w:tcBorders>
            <w:vAlign w:val="center"/>
          </w:tcPr>
          <w:p w14:paraId="117D2F86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single" w:sz="2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A94DB75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AE6F77" w:rsidRPr="006A1160" w14:paraId="500BF31F" w14:textId="77777777" w:rsidTr="009F5CFB">
        <w:trPr>
          <w:cantSplit/>
          <w:trHeight w:val="327"/>
          <w:jc w:val="center"/>
        </w:trPr>
        <w:tc>
          <w:tcPr>
            <w:tcW w:w="2857" w:type="dxa"/>
            <w:vMerge w:val="restart"/>
            <w:tcBorders>
              <w:left w:val="double" w:sz="4" w:space="0" w:color="auto"/>
              <w:right w:val="nil"/>
            </w:tcBorders>
            <w:vAlign w:val="center"/>
          </w:tcPr>
          <w:p w14:paraId="0E72CED9" w14:textId="77777777" w:rsidR="00AE6F77" w:rsidRPr="006A1160" w:rsidRDefault="001E3BE4" w:rsidP="00E9005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sz w:val="24"/>
                <w:szCs w:val="24"/>
              </w:rPr>
              <w:t>Clearly defines problem</w:t>
            </w:r>
          </w:p>
        </w:tc>
        <w:tc>
          <w:tcPr>
            <w:tcW w:w="957" w:type="dxa"/>
            <w:vMerge w:val="restart"/>
            <w:tcBorders>
              <w:left w:val="nil"/>
              <w:right w:val="nil"/>
            </w:tcBorders>
            <w:vAlign w:val="center"/>
          </w:tcPr>
          <w:p w14:paraId="65760431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1170" w:type="dxa"/>
            <w:vMerge w:val="restart"/>
            <w:tcBorders>
              <w:left w:val="nil"/>
              <w:right w:val="nil"/>
            </w:tcBorders>
            <w:vAlign w:val="center"/>
          </w:tcPr>
          <w:p w14:paraId="7B8BAFD4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903" w:type="dxa"/>
            <w:vMerge w:val="restart"/>
            <w:tcBorders>
              <w:left w:val="nil"/>
              <w:right w:val="nil"/>
            </w:tcBorders>
            <w:vAlign w:val="center"/>
          </w:tcPr>
          <w:p w14:paraId="38E544AA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3540" w:type="dxa"/>
            <w:tcBorders>
              <w:left w:val="nil"/>
              <w:bottom w:val="single" w:sz="2" w:space="0" w:color="auto"/>
              <w:right w:val="double" w:sz="4" w:space="0" w:color="auto"/>
            </w:tcBorders>
            <w:vAlign w:val="center"/>
          </w:tcPr>
          <w:p w14:paraId="4E87EFEB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AE6F77" w:rsidRPr="006A1160" w14:paraId="6F0A088D" w14:textId="77777777" w:rsidTr="009F5CFB">
        <w:trPr>
          <w:cantSplit/>
          <w:trHeight w:val="327"/>
          <w:jc w:val="center"/>
        </w:trPr>
        <w:tc>
          <w:tcPr>
            <w:tcW w:w="2857" w:type="dxa"/>
            <w:vMerge/>
            <w:tcBorders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757AC38D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57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1ACE985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1873901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03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BA2C338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single" w:sz="2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4E27FC62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AE6F77" w:rsidRPr="006A1160" w14:paraId="438CD4A8" w14:textId="77777777" w:rsidTr="009F5CFB">
        <w:trPr>
          <w:cantSplit/>
          <w:trHeight w:val="327"/>
          <w:jc w:val="center"/>
        </w:trPr>
        <w:tc>
          <w:tcPr>
            <w:tcW w:w="2857" w:type="dxa"/>
            <w:vMerge w:val="restart"/>
            <w:tcBorders>
              <w:left w:val="double" w:sz="4" w:space="0" w:color="auto"/>
              <w:right w:val="nil"/>
            </w:tcBorders>
            <w:vAlign w:val="center"/>
          </w:tcPr>
          <w:p w14:paraId="6EF6F7F7" w14:textId="77777777" w:rsidR="00AE6F77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sz w:val="24"/>
                <w:szCs w:val="24"/>
              </w:rPr>
              <w:t>Concisely defines problem</w:t>
            </w:r>
          </w:p>
        </w:tc>
        <w:tc>
          <w:tcPr>
            <w:tcW w:w="957" w:type="dxa"/>
            <w:vMerge w:val="restart"/>
            <w:tcBorders>
              <w:left w:val="nil"/>
              <w:right w:val="nil"/>
            </w:tcBorders>
            <w:vAlign w:val="center"/>
          </w:tcPr>
          <w:p w14:paraId="1393AA8E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1170" w:type="dxa"/>
            <w:vMerge w:val="restart"/>
            <w:tcBorders>
              <w:left w:val="nil"/>
              <w:right w:val="nil"/>
            </w:tcBorders>
            <w:vAlign w:val="center"/>
          </w:tcPr>
          <w:p w14:paraId="2302CBC0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903" w:type="dxa"/>
            <w:vMerge w:val="restart"/>
            <w:tcBorders>
              <w:left w:val="nil"/>
              <w:right w:val="nil"/>
            </w:tcBorders>
            <w:vAlign w:val="center"/>
          </w:tcPr>
          <w:p w14:paraId="3D4F4723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3540" w:type="dxa"/>
            <w:tcBorders>
              <w:left w:val="nil"/>
              <w:bottom w:val="single" w:sz="2" w:space="0" w:color="auto"/>
              <w:right w:val="double" w:sz="4" w:space="0" w:color="auto"/>
            </w:tcBorders>
            <w:vAlign w:val="center"/>
          </w:tcPr>
          <w:p w14:paraId="2568E102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AE6F77" w:rsidRPr="006A1160" w14:paraId="56AEB2AB" w14:textId="77777777" w:rsidTr="009F5CFB">
        <w:trPr>
          <w:cantSplit/>
          <w:trHeight w:val="327"/>
          <w:jc w:val="center"/>
        </w:trPr>
        <w:tc>
          <w:tcPr>
            <w:tcW w:w="2857" w:type="dxa"/>
            <w:vMerge/>
            <w:tcBorders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0CC6FD16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57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8E7F67B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5E79D16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03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18204A6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single" w:sz="2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13F91BDD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AE6F77" w:rsidRPr="006A1160" w14:paraId="572D9034" w14:textId="77777777" w:rsidTr="009F5CFB">
        <w:trPr>
          <w:cantSplit/>
          <w:trHeight w:val="327"/>
          <w:jc w:val="center"/>
        </w:trPr>
        <w:tc>
          <w:tcPr>
            <w:tcW w:w="2857" w:type="dxa"/>
            <w:vMerge w:val="restart"/>
            <w:tcBorders>
              <w:left w:val="double" w:sz="4" w:space="0" w:color="auto"/>
              <w:right w:val="nil"/>
            </w:tcBorders>
            <w:vAlign w:val="center"/>
          </w:tcPr>
          <w:p w14:paraId="07092B9B" w14:textId="77777777" w:rsidR="00AE6F77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sz w:val="24"/>
                <w:szCs w:val="24"/>
              </w:rPr>
              <w:t>Stated in the customer’s language</w:t>
            </w:r>
          </w:p>
        </w:tc>
        <w:tc>
          <w:tcPr>
            <w:tcW w:w="957" w:type="dxa"/>
            <w:vMerge w:val="restart"/>
            <w:tcBorders>
              <w:left w:val="nil"/>
              <w:right w:val="nil"/>
            </w:tcBorders>
            <w:vAlign w:val="center"/>
          </w:tcPr>
          <w:p w14:paraId="05DA98DA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1170" w:type="dxa"/>
            <w:vMerge w:val="restart"/>
            <w:tcBorders>
              <w:left w:val="nil"/>
              <w:right w:val="nil"/>
            </w:tcBorders>
            <w:vAlign w:val="center"/>
          </w:tcPr>
          <w:p w14:paraId="2E2697DF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903" w:type="dxa"/>
            <w:vMerge w:val="restart"/>
            <w:tcBorders>
              <w:left w:val="nil"/>
              <w:right w:val="nil"/>
            </w:tcBorders>
            <w:vAlign w:val="center"/>
          </w:tcPr>
          <w:p w14:paraId="199D1417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3540" w:type="dxa"/>
            <w:tcBorders>
              <w:left w:val="nil"/>
              <w:bottom w:val="single" w:sz="2" w:space="0" w:color="auto"/>
              <w:right w:val="double" w:sz="4" w:space="0" w:color="auto"/>
            </w:tcBorders>
            <w:vAlign w:val="center"/>
          </w:tcPr>
          <w:p w14:paraId="3A18742C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AE6F77" w:rsidRPr="006A1160" w14:paraId="248CCE45" w14:textId="77777777" w:rsidTr="009F5CFB">
        <w:trPr>
          <w:cantSplit/>
          <w:trHeight w:val="327"/>
          <w:jc w:val="center"/>
        </w:trPr>
        <w:tc>
          <w:tcPr>
            <w:tcW w:w="2857" w:type="dxa"/>
            <w:vMerge/>
            <w:tcBorders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0A01FB07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57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907F0BF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0AB8184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03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E946C4A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single" w:sz="2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F0B035D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AE6F77" w:rsidRPr="006A1160" w14:paraId="1C5B1208" w14:textId="77777777" w:rsidTr="009F5CFB">
        <w:trPr>
          <w:cantSplit/>
          <w:trHeight w:val="327"/>
          <w:jc w:val="center"/>
        </w:trPr>
        <w:tc>
          <w:tcPr>
            <w:tcW w:w="2857" w:type="dxa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48D1EB7B" w14:textId="48C95FBD" w:rsidR="00AE6F77" w:rsidRPr="006A1160" w:rsidRDefault="0005676F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project r</w:t>
            </w:r>
            <w:r w:rsidR="001E3BE4" w:rsidRPr="006A1160">
              <w:rPr>
                <w:sz w:val="24"/>
                <w:szCs w:val="24"/>
              </w:rPr>
              <w:t>equirements</w:t>
            </w:r>
            <w:r w:rsidR="00CE729F">
              <w:rPr>
                <w:sz w:val="24"/>
                <w:szCs w:val="24"/>
              </w:rPr>
              <w:t xml:space="preserve"> identified</w:t>
            </w:r>
          </w:p>
        </w:tc>
        <w:tc>
          <w:tcPr>
            <w:tcW w:w="957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843B34A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841DD0D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1C9F3EC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3540" w:type="dxa"/>
            <w:tcBorders>
              <w:left w:val="nil"/>
              <w:bottom w:val="single" w:sz="2" w:space="0" w:color="auto"/>
              <w:right w:val="double" w:sz="4" w:space="0" w:color="auto"/>
            </w:tcBorders>
            <w:vAlign w:val="center"/>
          </w:tcPr>
          <w:p w14:paraId="2B9F610E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AE6F77" w:rsidRPr="006A1160" w14:paraId="6953D30E" w14:textId="77777777" w:rsidTr="009F5CFB">
        <w:trPr>
          <w:cantSplit/>
          <w:trHeight w:val="327"/>
          <w:jc w:val="center"/>
        </w:trPr>
        <w:tc>
          <w:tcPr>
            <w:tcW w:w="2857" w:type="dxa"/>
            <w:vMerge/>
            <w:tcBorders>
              <w:left w:val="double" w:sz="4" w:space="0" w:color="auto"/>
              <w:right w:val="nil"/>
            </w:tcBorders>
            <w:vAlign w:val="center"/>
          </w:tcPr>
          <w:p w14:paraId="6CCF7C5E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57" w:type="dxa"/>
            <w:vMerge/>
            <w:tcBorders>
              <w:left w:val="nil"/>
              <w:right w:val="nil"/>
            </w:tcBorders>
            <w:vAlign w:val="center"/>
          </w:tcPr>
          <w:p w14:paraId="6EE31C94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left w:val="nil"/>
              <w:right w:val="nil"/>
            </w:tcBorders>
            <w:vAlign w:val="center"/>
          </w:tcPr>
          <w:p w14:paraId="19CC527A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03" w:type="dxa"/>
            <w:vMerge/>
            <w:tcBorders>
              <w:left w:val="nil"/>
              <w:right w:val="nil"/>
            </w:tcBorders>
            <w:vAlign w:val="center"/>
          </w:tcPr>
          <w:p w14:paraId="4E84DDC6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left w:val="nil"/>
              <w:bottom w:val="single" w:sz="2" w:space="0" w:color="auto"/>
              <w:right w:val="double" w:sz="4" w:space="0" w:color="auto"/>
            </w:tcBorders>
            <w:vAlign w:val="center"/>
          </w:tcPr>
          <w:p w14:paraId="5A3CCB65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AE6F77" w:rsidRPr="006A1160" w14:paraId="427A8907" w14:textId="77777777" w:rsidTr="009F5CFB">
        <w:trPr>
          <w:cantSplit/>
          <w:trHeight w:val="327"/>
          <w:jc w:val="center"/>
        </w:trPr>
        <w:tc>
          <w:tcPr>
            <w:tcW w:w="2857" w:type="dxa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4FD4B978" w14:textId="77777777" w:rsidR="00AE6F77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sz w:val="24"/>
                <w:szCs w:val="24"/>
              </w:rPr>
              <w:t>Envisioned solution and it</w:t>
            </w:r>
            <w:r w:rsidR="00227FD2" w:rsidRPr="006A1160">
              <w:rPr>
                <w:sz w:val="24"/>
                <w:szCs w:val="24"/>
              </w:rPr>
              <w:t>s</w:t>
            </w:r>
            <w:r w:rsidRPr="006A1160">
              <w:rPr>
                <w:sz w:val="24"/>
                <w:szCs w:val="24"/>
              </w:rPr>
              <w:t xml:space="preserve"> benefits</w:t>
            </w:r>
          </w:p>
        </w:tc>
        <w:tc>
          <w:tcPr>
            <w:tcW w:w="957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EDC1453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C0484ED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46C4A98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3540" w:type="dxa"/>
            <w:tcBorders>
              <w:left w:val="nil"/>
              <w:bottom w:val="single" w:sz="2" w:space="0" w:color="auto"/>
              <w:right w:val="double" w:sz="4" w:space="0" w:color="auto"/>
            </w:tcBorders>
            <w:vAlign w:val="center"/>
          </w:tcPr>
          <w:p w14:paraId="29768289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AE6F77" w:rsidRPr="006A1160" w14:paraId="37792461" w14:textId="77777777" w:rsidTr="009F5CFB">
        <w:trPr>
          <w:cantSplit/>
          <w:trHeight w:val="327"/>
          <w:jc w:val="center"/>
        </w:trPr>
        <w:tc>
          <w:tcPr>
            <w:tcW w:w="2857" w:type="dxa"/>
            <w:vMerge/>
            <w:tcBorders>
              <w:left w:val="double" w:sz="4" w:space="0" w:color="auto"/>
              <w:right w:val="nil"/>
            </w:tcBorders>
            <w:vAlign w:val="center"/>
          </w:tcPr>
          <w:p w14:paraId="71E7A16A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57" w:type="dxa"/>
            <w:vMerge/>
            <w:tcBorders>
              <w:left w:val="nil"/>
              <w:right w:val="nil"/>
            </w:tcBorders>
            <w:vAlign w:val="center"/>
          </w:tcPr>
          <w:p w14:paraId="5E285179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left w:val="nil"/>
              <w:right w:val="nil"/>
            </w:tcBorders>
            <w:vAlign w:val="center"/>
          </w:tcPr>
          <w:p w14:paraId="4BCA736F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03" w:type="dxa"/>
            <w:vMerge/>
            <w:tcBorders>
              <w:left w:val="nil"/>
              <w:right w:val="nil"/>
            </w:tcBorders>
            <w:vAlign w:val="center"/>
          </w:tcPr>
          <w:p w14:paraId="30BB596B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left w:val="nil"/>
              <w:bottom w:val="single" w:sz="2" w:space="0" w:color="auto"/>
              <w:right w:val="double" w:sz="4" w:space="0" w:color="auto"/>
            </w:tcBorders>
            <w:vAlign w:val="center"/>
          </w:tcPr>
          <w:p w14:paraId="1E622D86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AE6F77" w:rsidRPr="006A1160" w14:paraId="5FBD4961" w14:textId="77777777" w:rsidTr="009F5CFB">
        <w:trPr>
          <w:cantSplit/>
          <w:trHeight w:val="327"/>
          <w:jc w:val="center"/>
        </w:trPr>
        <w:tc>
          <w:tcPr>
            <w:tcW w:w="2857" w:type="dxa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638EE5A8" w14:textId="18240056" w:rsidR="00CE729F" w:rsidRPr="006A1160" w:rsidRDefault="00CE729F" w:rsidP="00CE72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sz w:val="24"/>
                <w:szCs w:val="24"/>
              </w:rPr>
              <w:t>Existing solutions</w:t>
            </w:r>
            <w:r w:rsidR="00917ECF">
              <w:rPr>
                <w:sz w:val="24"/>
                <w:szCs w:val="24"/>
              </w:rPr>
              <w:t>:</w:t>
            </w:r>
          </w:p>
          <w:p w14:paraId="5C15E694" w14:textId="7C0D5098" w:rsidR="001E3BE4" w:rsidRPr="006A1160" w:rsidRDefault="00CE729F" w:rsidP="00CE72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sz w:val="24"/>
                <w:szCs w:val="24"/>
              </w:rPr>
              <w:t>How solved</w:t>
            </w:r>
          </w:p>
        </w:tc>
        <w:tc>
          <w:tcPr>
            <w:tcW w:w="957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F3B9A1A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C93A539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7364404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3540" w:type="dxa"/>
            <w:tcBorders>
              <w:left w:val="nil"/>
              <w:bottom w:val="single" w:sz="2" w:space="0" w:color="auto"/>
              <w:right w:val="double" w:sz="4" w:space="0" w:color="auto"/>
            </w:tcBorders>
            <w:vAlign w:val="center"/>
          </w:tcPr>
          <w:p w14:paraId="47DC0BCB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AE6F77" w:rsidRPr="006A1160" w14:paraId="3F72F4FB" w14:textId="77777777" w:rsidTr="009F5CFB">
        <w:trPr>
          <w:cantSplit/>
          <w:trHeight w:val="327"/>
          <w:jc w:val="center"/>
        </w:trPr>
        <w:tc>
          <w:tcPr>
            <w:tcW w:w="2857" w:type="dxa"/>
            <w:vMerge/>
            <w:tcBorders>
              <w:left w:val="double" w:sz="4" w:space="0" w:color="auto"/>
              <w:right w:val="nil"/>
            </w:tcBorders>
            <w:vAlign w:val="center"/>
          </w:tcPr>
          <w:p w14:paraId="7BB4F7E2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57" w:type="dxa"/>
            <w:vMerge/>
            <w:tcBorders>
              <w:left w:val="nil"/>
              <w:right w:val="nil"/>
            </w:tcBorders>
            <w:vAlign w:val="center"/>
          </w:tcPr>
          <w:p w14:paraId="68969DA6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left w:val="nil"/>
              <w:right w:val="nil"/>
            </w:tcBorders>
            <w:vAlign w:val="center"/>
          </w:tcPr>
          <w:p w14:paraId="752ACF94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03" w:type="dxa"/>
            <w:vMerge/>
            <w:tcBorders>
              <w:left w:val="nil"/>
              <w:right w:val="nil"/>
            </w:tcBorders>
            <w:vAlign w:val="center"/>
          </w:tcPr>
          <w:p w14:paraId="066A5EA6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left w:val="nil"/>
              <w:bottom w:val="single" w:sz="2" w:space="0" w:color="auto"/>
              <w:right w:val="double" w:sz="4" w:space="0" w:color="auto"/>
            </w:tcBorders>
            <w:vAlign w:val="center"/>
          </w:tcPr>
          <w:p w14:paraId="39BDBFC7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AE6F77" w:rsidRPr="006A1160" w14:paraId="3EAD2B08" w14:textId="77777777" w:rsidTr="009F5CFB">
        <w:trPr>
          <w:cantSplit/>
          <w:trHeight w:val="327"/>
          <w:jc w:val="center"/>
        </w:trPr>
        <w:tc>
          <w:tcPr>
            <w:tcW w:w="2857" w:type="dxa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63AF1AA9" w14:textId="11C988B6" w:rsidR="00AE6F77" w:rsidRDefault="00CE729F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Existing solutions</w:t>
            </w:r>
            <w:r w:rsidR="00917ECF">
              <w:rPr>
                <w:sz w:val="24"/>
                <w:szCs w:val="24"/>
              </w:rPr>
              <w:t>:</w:t>
            </w:r>
          </w:p>
          <w:p w14:paraId="37B72CBB" w14:textId="58277243" w:rsidR="00CE729F" w:rsidRPr="006A1160" w:rsidRDefault="00CE68D2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Requirements/Specs</w:t>
            </w:r>
          </w:p>
        </w:tc>
        <w:tc>
          <w:tcPr>
            <w:tcW w:w="957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93BC081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454BBAD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1B0B922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3540" w:type="dxa"/>
            <w:tcBorders>
              <w:left w:val="nil"/>
              <w:bottom w:val="single" w:sz="2" w:space="0" w:color="auto"/>
              <w:right w:val="double" w:sz="4" w:space="0" w:color="auto"/>
            </w:tcBorders>
            <w:vAlign w:val="center"/>
          </w:tcPr>
          <w:p w14:paraId="03BB2CAA" w14:textId="77777777" w:rsidR="00AE6F77" w:rsidRPr="006A1160" w:rsidRDefault="00AE6F7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D00D17" w:rsidRPr="006A1160" w14:paraId="425DB2C2" w14:textId="77777777" w:rsidTr="009F5CFB">
        <w:trPr>
          <w:cantSplit/>
          <w:trHeight w:val="327"/>
          <w:jc w:val="center"/>
        </w:trPr>
        <w:tc>
          <w:tcPr>
            <w:tcW w:w="2857" w:type="dxa"/>
            <w:vMerge/>
            <w:tcBorders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1458B15E" w14:textId="77777777" w:rsidR="00D00D17" w:rsidRPr="006A1160" w:rsidRDefault="00D00D1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57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999265C" w14:textId="77777777" w:rsidR="00D00D17" w:rsidRPr="006A1160" w:rsidRDefault="00D00D1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3616EA3" w14:textId="77777777" w:rsidR="00D00D17" w:rsidRPr="006A1160" w:rsidRDefault="00D00D1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03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BDE4D89" w14:textId="77777777" w:rsidR="00D00D17" w:rsidRPr="006A1160" w:rsidRDefault="00D00D1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single" w:sz="2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1A517762" w14:textId="77777777" w:rsidR="00D00D17" w:rsidRPr="006A1160" w:rsidRDefault="00D00D17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3BE4" w:rsidRPr="006A1160" w14:paraId="5A4CBFD2" w14:textId="77777777" w:rsidTr="00E85995">
        <w:trPr>
          <w:cantSplit/>
          <w:trHeight w:val="327"/>
          <w:jc w:val="center"/>
        </w:trPr>
        <w:tc>
          <w:tcPr>
            <w:tcW w:w="2857" w:type="dxa"/>
            <w:vMerge w:val="restart"/>
            <w:tcBorders>
              <w:left w:val="double" w:sz="4" w:space="0" w:color="auto"/>
              <w:right w:val="nil"/>
            </w:tcBorders>
            <w:vAlign w:val="center"/>
          </w:tcPr>
          <w:p w14:paraId="073C8986" w14:textId="3ADCEFA3" w:rsidR="001E3BE4" w:rsidRDefault="00CE68D2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Proposed Solution</w:t>
            </w:r>
            <w:r w:rsidR="00917ECF">
              <w:rPr>
                <w:sz w:val="24"/>
                <w:szCs w:val="24"/>
              </w:rPr>
              <w:t>:</w:t>
            </w:r>
          </w:p>
          <w:p w14:paraId="47E09866" w14:textId="76FA224C" w:rsidR="00CE68D2" w:rsidRPr="006A1160" w:rsidRDefault="00CE68D2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Benefits</w:t>
            </w:r>
          </w:p>
        </w:tc>
        <w:tc>
          <w:tcPr>
            <w:tcW w:w="957" w:type="dxa"/>
            <w:vMerge w:val="restart"/>
            <w:tcBorders>
              <w:left w:val="nil"/>
              <w:right w:val="nil"/>
            </w:tcBorders>
            <w:vAlign w:val="center"/>
          </w:tcPr>
          <w:p w14:paraId="0E4369F5" w14:textId="77777777" w:rsidR="001E3BE4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1170" w:type="dxa"/>
            <w:vMerge w:val="restart"/>
            <w:tcBorders>
              <w:left w:val="nil"/>
              <w:right w:val="nil"/>
            </w:tcBorders>
            <w:vAlign w:val="center"/>
          </w:tcPr>
          <w:p w14:paraId="4B449ADE" w14:textId="77777777" w:rsidR="001E3BE4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903" w:type="dxa"/>
            <w:vMerge w:val="restart"/>
            <w:tcBorders>
              <w:left w:val="nil"/>
              <w:right w:val="nil"/>
            </w:tcBorders>
            <w:vAlign w:val="center"/>
          </w:tcPr>
          <w:p w14:paraId="21F61FB3" w14:textId="77777777" w:rsidR="001E3BE4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3540" w:type="dxa"/>
            <w:tcBorders>
              <w:left w:val="nil"/>
              <w:bottom w:val="single" w:sz="2" w:space="0" w:color="auto"/>
              <w:right w:val="double" w:sz="4" w:space="0" w:color="auto"/>
            </w:tcBorders>
            <w:vAlign w:val="center"/>
          </w:tcPr>
          <w:p w14:paraId="7A2AE2D3" w14:textId="77777777" w:rsidR="001E3BE4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3BE4" w:rsidRPr="006A1160" w14:paraId="17D3D400" w14:textId="77777777" w:rsidTr="00E85995">
        <w:trPr>
          <w:cantSplit/>
          <w:trHeight w:val="327"/>
          <w:jc w:val="center"/>
        </w:trPr>
        <w:tc>
          <w:tcPr>
            <w:tcW w:w="2857" w:type="dxa"/>
            <w:vMerge/>
            <w:tcBorders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4D67CF34" w14:textId="77777777" w:rsidR="001E3BE4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57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284D7A8" w14:textId="77777777" w:rsidR="001E3BE4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D5212BC" w14:textId="77777777" w:rsidR="001E3BE4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03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0A593CF" w14:textId="77777777" w:rsidR="001E3BE4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single" w:sz="2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5B243A0C" w14:textId="77777777" w:rsidR="001E3BE4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3BE4" w:rsidRPr="006A1160" w14:paraId="305DA110" w14:textId="77777777" w:rsidTr="009F5CFB">
        <w:trPr>
          <w:cantSplit/>
          <w:trHeight w:val="327"/>
          <w:jc w:val="center"/>
        </w:trPr>
        <w:tc>
          <w:tcPr>
            <w:tcW w:w="2857" w:type="dxa"/>
            <w:vMerge w:val="restart"/>
            <w:tcBorders>
              <w:left w:val="double" w:sz="4" w:space="0" w:color="auto"/>
              <w:right w:val="nil"/>
            </w:tcBorders>
            <w:vAlign w:val="center"/>
          </w:tcPr>
          <w:p w14:paraId="24FA2DBC" w14:textId="2AE41FB0" w:rsidR="001E3BE4" w:rsidRDefault="00CE68D2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Proposed Solution</w:t>
            </w:r>
            <w:r w:rsidR="00917ECF">
              <w:rPr>
                <w:sz w:val="24"/>
                <w:szCs w:val="24"/>
              </w:rPr>
              <w:t>:</w:t>
            </w:r>
          </w:p>
          <w:p w14:paraId="1726495B" w14:textId="706AB292" w:rsidR="00CE68D2" w:rsidRPr="006A1160" w:rsidRDefault="00CE68D2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Value to </w:t>
            </w:r>
            <w:r w:rsidR="00917ECF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ustomer</w:t>
            </w:r>
          </w:p>
        </w:tc>
        <w:tc>
          <w:tcPr>
            <w:tcW w:w="957" w:type="dxa"/>
            <w:vMerge w:val="restart"/>
            <w:tcBorders>
              <w:left w:val="nil"/>
              <w:right w:val="nil"/>
            </w:tcBorders>
            <w:vAlign w:val="center"/>
          </w:tcPr>
          <w:p w14:paraId="32D8E7D3" w14:textId="77777777" w:rsidR="001E3BE4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1170" w:type="dxa"/>
            <w:vMerge w:val="restart"/>
            <w:tcBorders>
              <w:left w:val="nil"/>
              <w:right w:val="nil"/>
            </w:tcBorders>
            <w:vAlign w:val="center"/>
          </w:tcPr>
          <w:p w14:paraId="4642533B" w14:textId="77777777" w:rsidR="001E3BE4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903" w:type="dxa"/>
            <w:vMerge w:val="restart"/>
            <w:tcBorders>
              <w:left w:val="nil"/>
              <w:right w:val="nil"/>
            </w:tcBorders>
            <w:vAlign w:val="center"/>
          </w:tcPr>
          <w:p w14:paraId="797FE681" w14:textId="77777777" w:rsidR="001E3BE4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3540" w:type="dxa"/>
            <w:tcBorders>
              <w:left w:val="nil"/>
              <w:bottom w:val="single" w:sz="2" w:space="0" w:color="auto"/>
              <w:right w:val="double" w:sz="4" w:space="0" w:color="auto"/>
            </w:tcBorders>
            <w:vAlign w:val="center"/>
          </w:tcPr>
          <w:p w14:paraId="3ABAEE88" w14:textId="77777777" w:rsidR="001E3BE4" w:rsidRPr="006A1160" w:rsidRDefault="001E3BE4" w:rsidP="00E859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3BE4" w:rsidRPr="006A1160" w14:paraId="75356608" w14:textId="77777777" w:rsidTr="009F5CFB">
        <w:trPr>
          <w:cantSplit/>
          <w:trHeight w:val="327"/>
          <w:jc w:val="center"/>
        </w:trPr>
        <w:tc>
          <w:tcPr>
            <w:tcW w:w="2857" w:type="dxa"/>
            <w:vMerge/>
            <w:tcBorders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12F8AB7F" w14:textId="77777777" w:rsidR="001E3BE4" w:rsidRPr="006A1160" w:rsidRDefault="001E3BE4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57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8D7E1F4" w14:textId="77777777" w:rsidR="001E3BE4" w:rsidRPr="006A1160" w:rsidRDefault="001E3BE4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D043E09" w14:textId="77777777" w:rsidR="001E3BE4" w:rsidRPr="006A1160" w:rsidRDefault="001E3BE4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03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6CCA46D" w14:textId="77777777" w:rsidR="001E3BE4" w:rsidRPr="006A1160" w:rsidRDefault="001E3BE4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single" w:sz="2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53CCDC89" w14:textId="77777777" w:rsidR="001E3BE4" w:rsidRPr="006A1160" w:rsidRDefault="001E3BE4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3BE4" w:rsidRPr="006A1160" w14:paraId="4B8F0ED5" w14:textId="77777777" w:rsidTr="009F5CFB">
        <w:trPr>
          <w:cantSplit/>
          <w:trHeight w:val="327"/>
          <w:jc w:val="center"/>
        </w:trPr>
        <w:tc>
          <w:tcPr>
            <w:tcW w:w="2857" w:type="dxa"/>
            <w:vMerge w:val="restart"/>
            <w:tcBorders>
              <w:left w:val="double" w:sz="4" w:space="0" w:color="auto"/>
              <w:right w:val="nil"/>
            </w:tcBorders>
            <w:vAlign w:val="center"/>
          </w:tcPr>
          <w:p w14:paraId="1C984130" w14:textId="77777777" w:rsidR="001E3BE4" w:rsidRPr="006A1160" w:rsidRDefault="001E3BE4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sz w:val="24"/>
                <w:szCs w:val="24"/>
              </w:rPr>
              <w:t>Writing quality</w:t>
            </w:r>
          </w:p>
        </w:tc>
        <w:tc>
          <w:tcPr>
            <w:tcW w:w="957" w:type="dxa"/>
            <w:vMerge w:val="restart"/>
            <w:tcBorders>
              <w:left w:val="nil"/>
              <w:right w:val="nil"/>
            </w:tcBorders>
            <w:vAlign w:val="center"/>
          </w:tcPr>
          <w:p w14:paraId="180980B8" w14:textId="77777777" w:rsidR="001E3BE4" w:rsidRPr="006A1160" w:rsidRDefault="001E3BE4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1170" w:type="dxa"/>
            <w:vMerge w:val="restart"/>
            <w:tcBorders>
              <w:left w:val="nil"/>
              <w:right w:val="nil"/>
            </w:tcBorders>
            <w:vAlign w:val="center"/>
          </w:tcPr>
          <w:p w14:paraId="3F9BC1C0" w14:textId="77777777" w:rsidR="001E3BE4" w:rsidRPr="006A1160" w:rsidRDefault="001E3BE4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903" w:type="dxa"/>
            <w:vMerge w:val="restart"/>
            <w:tcBorders>
              <w:left w:val="nil"/>
              <w:right w:val="nil"/>
            </w:tcBorders>
            <w:vAlign w:val="center"/>
          </w:tcPr>
          <w:p w14:paraId="5564B159" w14:textId="77777777" w:rsidR="001E3BE4" w:rsidRPr="006A1160" w:rsidRDefault="001E3BE4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A1160">
              <w:rPr>
                <w:rFonts w:ascii="Wingdings 2" w:eastAsia="Wingdings 2" w:hAnsi="Wingdings 2" w:cs="Wingdings 2"/>
                <w:sz w:val="24"/>
                <w:szCs w:val="24"/>
              </w:rPr>
              <w:t>5</w:t>
            </w:r>
          </w:p>
        </w:tc>
        <w:tc>
          <w:tcPr>
            <w:tcW w:w="3540" w:type="dxa"/>
            <w:tcBorders>
              <w:left w:val="nil"/>
              <w:bottom w:val="single" w:sz="2" w:space="0" w:color="auto"/>
              <w:right w:val="double" w:sz="4" w:space="0" w:color="auto"/>
            </w:tcBorders>
            <w:vAlign w:val="center"/>
          </w:tcPr>
          <w:p w14:paraId="12F491EE" w14:textId="77777777" w:rsidR="001E3BE4" w:rsidRPr="006A1160" w:rsidRDefault="001E3BE4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3BE4" w:rsidRPr="006A1160" w14:paraId="34980196" w14:textId="77777777" w:rsidTr="009F5CFB">
        <w:trPr>
          <w:cantSplit/>
          <w:trHeight w:val="327"/>
          <w:jc w:val="center"/>
        </w:trPr>
        <w:tc>
          <w:tcPr>
            <w:tcW w:w="2857" w:type="dxa"/>
            <w:vMerge/>
            <w:tcBorders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4A38E422" w14:textId="77777777" w:rsidR="001E3BE4" w:rsidRPr="006A1160" w:rsidRDefault="001E3BE4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57" w:type="dxa"/>
            <w:vMerge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0394D5A1" w14:textId="77777777" w:rsidR="001E3BE4" w:rsidRPr="006A1160" w:rsidRDefault="001E3BE4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7FD43CD4" w14:textId="77777777" w:rsidR="001E3BE4" w:rsidRPr="006A1160" w:rsidRDefault="001E3BE4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03" w:type="dxa"/>
            <w:vMerge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0C2E8BD4" w14:textId="77777777" w:rsidR="001E3BE4" w:rsidRPr="006A1160" w:rsidRDefault="001E3BE4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single" w:sz="2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0B6EC66" w14:textId="77777777" w:rsidR="001E3BE4" w:rsidRPr="006A1160" w:rsidRDefault="001E3BE4" w:rsidP="009F5C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681AD23" w14:textId="0DF1787D" w:rsidR="00D3334C" w:rsidRDefault="00D3334C" w:rsidP="00E90052">
      <w:pPr>
        <w:spacing w:after="0"/>
      </w:pPr>
    </w:p>
    <w:p w14:paraId="03A809AA" w14:textId="77777777" w:rsidR="00D3334C" w:rsidRDefault="00D3334C">
      <w:pPr>
        <w:spacing w:after="0" w:line="240" w:lineRule="auto"/>
      </w:pPr>
      <w:r>
        <w:br w:type="page"/>
      </w:r>
    </w:p>
    <w:p w14:paraId="3491D058" w14:textId="77777777" w:rsidR="007C3BCA" w:rsidRDefault="007C3BCA" w:rsidP="00CB5DA5">
      <w:pPr>
        <w:keepNext/>
        <w:keepLines/>
        <w:jc w:val="center"/>
        <w:rPr>
          <w:sz w:val="24"/>
        </w:rPr>
      </w:pPr>
    </w:p>
    <w:p w14:paraId="6C06A2C2" w14:textId="77777777" w:rsidR="007C3BCA" w:rsidRDefault="007C3BCA" w:rsidP="00CB5DA5">
      <w:pPr>
        <w:keepNext/>
        <w:keepLines/>
        <w:jc w:val="center"/>
        <w:rPr>
          <w:sz w:val="24"/>
        </w:rPr>
      </w:pPr>
    </w:p>
    <w:p w14:paraId="4CED80C1" w14:textId="77777777" w:rsidR="007C3BCA" w:rsidRDefault="007C3BCA" w:rsidP="00CB5DA5">
      <w:pPr>
        <w:keepNext/>
        <w:keepLines/>
        <w:jc w:val="center"/>
        <w:rPr>
          <w:sz w:val="24"/>
        </w:rPr>
      </w:pPr>
    </w:p>
    <w:p w14:paraId="69E61B33" w14:textId="77777777" w:rsidR="007C3BCA" w:rsidRDefault="007C3BCA" w:rsidP="00CB5DA5">
      <w:pPr>
        <w:keepNext/>
        <w:keepLines/>
        <w:jc w:val="center"/>
        <w:rPr>
          <w:sz w:val="24"/>
        </w:rPr>
      </w:pPr>
    </w:p>
    <w:p w14:paraId="44ED9EBC" w14:textId="4E714162" w:rsidR="00C45A3E" w:rsidRPr="00CB5DA5" w:rsidRDefault="00C45A3E" w:rsidP="00CB5DA5">
      <w:pPr>
        <w:keepNext/>
        <w:keepLines/>
        <w:jc w:val="center"/>
        <w:rPr>
          <w:b/>
          <w:bCs/>
          <w:sz w:val="24"/>
        </w:rPr>
      </w:pPr>
      <w:r w:rsidRPr="00CB5DA5">
        <w:rPr>
          <w:b/>
          <w:bCs/>
          <w:sz w:val="24"/>
        </w:rPr>
        <w:t>Problem Statement</w:t>
      </w:r>
    </w:p>
    <w:p w14:paraId="3F0FA92A" w14:textId="249BE314" w:rsidR="00C45A3E" w:rsidRDefault="00CB5DA5" w:rsidP="00CB5DA5">
      <w:pPr>
        <w:keepNext/>
        <w:keepLines/>
        <w:jc w:val="center"/>
        <w:rPr>
          <w:sz w:val="24"/>
        </w:rPr>
      </w:pPr>
      <w:r>
        <w:rPr>
          <w:sz w:val="24"/>
        </w:rPr>
        <w:t>Smart Home Manager</w:t>
      </w:r>
    </w:p>
    <w:p w14:paraId="5E27542E" w14:textId="7800B7CD" w:rsidR="00CB5DA5" w:rsidRDefault="00CB5DA5" w:rsidP="00CB5DA5">
      <w:pPr>
        <w:keepNext/>
        <w:keepLines/>
        <w:jc w:val="center"/>
        <w:rPr>
          <w:sz w:val="24"/>
        </w:rPr>
      </w:pPr>
      <w:r>
        <w:rPr>
          <w:sz w:val="24"/>
        </w:rPr>
        <w:t>09/</w:t>
      </w:r>
      <w:r w:rsidR="00C44748">
        <w:rPr>
          <w:sz w:val="24"/>
        </w:rPr>
        <w:t>27</w:t>
      </w:r>
      <w:r>
        <w:rPr>
          <w:sz w:val="24"/>
        </w:rPr>
        <w:t>/26</w:t>
      </w:r>
    </w:p>
    <w:p w14:paraId="4CB657AA" w14:textId="77777777" w:rsidR="007C3BCA" w:rsidRDefault="007C3BCA" w:rsidP="00CB5DA5">
      <w:pPr>
        <w:keepNext/>
        <w:keepLines/>
        <w:jc w:val="center"/>
        <w:rPr>
          <w:sz w:val="24"/>
        </w:rPr>
      </w:pPr>
    </w:p>
    <w:p w14:paraId="6CAA1F86" w14:textId="43FED15E" w:rsidR="007C3BCA" w:rsidRDefault="007C3BCA" w:rsidP="00CB5DA5">
      <w:pPr>
        <w:keepNext/>
        <w:keepLines/>
        <w:jc w:val="center"/>
        <w:rPr>
          <w:sz w:val="24"/>
        </w:rPr>
      </w:pPr>
      <w:r w:rsidRPr="007C3BCA">
        <w:rPr>
          <w:sz w:val="24"/>
        </w:rPr>
        <w:t>Miles Bailey-Waltz</w:t>
      </w:r>
      <w:r w:rsidRPr="007C3BCA">
        <w:rPr>
          <w:sz w:val="24"/>
        </w:rPr>
        <w:br/>
        <w:t>Jackson Duty</w:t>
      </w:r>
      <w:r w:rsidRPr="007C3BCA">
        <w:rPr>
          <w:sz w:val="24"/>
        </w:rPr>
        <w:br/>
        <w:t>Megan Ruffing</w:t>
      </w:r>
      <w:r w:rsidRPr="007C3BCA">
        <w:rPr>
          <w:sz w:val="24"/>
        </w:rPr>
        <w:br/>
        <w:t>Lily Schellenbach</w:t>
      </w:r>
      <w:r w:rsidRPr="007C3BCA">
        <w:rPr>
          <w:sz w:val="24"/>
        </w:rPr>
        <w:br/>
        <w:t>Atifa Tariq</w:t>
      </w:r>
    </w:p>
    <w:p w14:paraId="54218298" w14:textId="77777777" w:rsidR="00CB5DA5" w:rsidRPr="00462758" w:rsidRDefault="00CB5DA5" w:rsidP="00D3334C">
      <w:pPr>
        <w:keepNext/>
        <w:keepLines/>
        <w:rPr>
          <w:sz w:val="24"/>
        </w:rPr>
      </w:pPr>
    </w:p>
    <w:p w14:paraId="4DB0AD34" w14:textId="7314E4E1" w:rsidR="00075E49" w:rsidRDefault="00075E49">
      <w:pPr>
        <w:spacing w:after="0" w:line="240" w:lineRule="auto"/>
      </w:pPr>
      <w:r>
        <w:br w:type="page"/>
      </w:r>
    </w:p>
    <w:p w14:paraId="4768641B" w14:textId="42AED76B" w:rsidR="00766605" w:rsidRDefault="00075E49" w:rsidP="7018B0A8">
      <w:pPr>
        <w:keepNext/>
        <w:keepLines/>
        <w:spacing w:after="0" w:line="240" w:lineRule="auto"/>
        <w:rPr>
          <w:b/>
          <w:sz w:val="24"/>
          <w:szCs w:val="24"/>
        </w:rPr>
      </w:pPr>
      <w:r w:rsidRPr="7018B0A8">
        <w:rPr>
          <w:b/>
          <w:sz w:val="24"/>
          <w:szCs w:val="24"/>
        </w:rPr>
        <w:lastRenderedPageBreak/>
        <w:t>Part A: Problem Statement</w:t>
      </w:r>
    </w:p>
    <w:p w14:paraId="730D6512" w14:textId="0618CD66" w:rsidR="002B1298" w:rsidRPr="00534C79" w:rsidRDefault="002B1298" w:rsidP="00FF4DA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 the modern age, many problems of humanity have been automated away. </w:t>
      </w:r>
      <w:r w:rsidR="00C17C5F">
        <w:rPr>
          <w:sz w:val="24"/>
          <w:szCs w:val="24"/>
        </w:rPr>
        <w:t>In home automation,</w:t>
      </w:r>
      <w:r>
        <w:rPr>
          <w:sz w:val="24"/>
          <w:szCs w:val="24"/>
        </w:rPr>
        <w:t xml:space="preserve"> these typically </w:t>
      </w:r>
      <w:r w:rsidR="00E362C8">
        <w:rPr>
          <w:sz w:val="24"/>
          <w:szCs w:val="24"/>
        </w:rPr>
        <w:t>need</w:t>
      </w:r>
      <w:r>
        <w:rPr>
          <w:sz w:val="24"/>
          <w:szCs w:val="24"/>
        </w:rPr>
        <w:t xml:space="preserve"> numerous individual sensor</w:t>
      </w:r>
      <w:r w:rsidR="00295FE4">
        <w:rPr>
          <w:sz w:val="24"/>
          <w:szCs w:val="24"/>
        </w:rPr>
        <w:t>s</w:t>
      </w:r>
      <w:r>
        <w:rPr>
          <w:sz w:val="24"/>
          <w:szCs w:val="24"/>
        </w:rPr>
        <w:t>. Matter is an open</w:t>
      </w:r>
      <w:r w:rsidR="004F4F1F">
        <w:rPr>
          <w:sz w:val="24"/>
          <w:szCs w:val="24"/>
        </w:rPr>
        <w:t>-</w:t>
      </w:r>
      <w:r>
        <w:rPr>
          <w:sz w:val="24"/>
          <w:szCs w:val="24"/>
        </w:rPr>
        <w:t>source platform that fixes this integration pro</w:t>
      </w:r>
      <w:r w:rsidR="00FE3409">
        <w:rPr>
          <w:sz w:val="24"/>
          <w:szCs w:val="24"/>
        </w:rPr>
        <w:t>ble</w:t>
      </w:r>
      <w:r>
        <w:rPr>
          <w:sz w:val="24"/>
          <w:szCs w:val="24"/>
        </w:rPr>
        <w:t xml:space="preserve">m by allowing anyone to contribute to a growing library of smart devices </w:t>
      </w:r>
      <w:r w:rsidR="009664BE">
        <w:rPr>
          <w:sz w:val="24"/>
          <w:szCs w:val="24"/>
        </w:rPr>
        <w:t xml:space="preserve">that use </w:t>
      </w:r>
      <w:r w:rsidR="00981B29">
        <w:rPr>
          <w:sz w:val="24"/>
          <w:szCs w:val="24"/>
        </w:rPr>
        <w:t>the protocol</w:t>
      </w:r>
      <w:r>
        <w:rPr>
          <w:sz w:val="24"/>
          <w:szCs w:val="24"/>
        </w:rPr>
        <w:t>.</w:t>
      </w:r>
      <w:r w:rsidR="00F47241">
        <w:rPr>
          <w:sz w:val="24"/>
          <w:szCs w:val="24"/>
        </w:rPr>
        <w:t xml:space="preserve"> We will contribute our own set</w:t>
      </w:r>
      <w:r>
        <w:rPr>
          <w:sz w:val="24"/>
          <w:szCs w:val="24"/>
        </w:rPr>
        <w:t xml:space="preserve"> of small, affordable, and wireless sensors </w:t>
      </w:r>
      <w:r w:rsidR="008A19F3">
        <w:rPr>
          <w:sz w:val="24"/>
          <w:szCs w:val="24"/>
        </w:rPr>
        <w:t>t</w:t>
      </w:r>
      <w:r w:rsidR="00B324C5">
        <w:rPr>
          <w:sz w:val="24"/>
          <w:szCs w:val="24"/>
        </w:rPr>
        <w:t xml:space="preserve">hat are compatible </w:t>
      </w:r>
      <w:r w:rsidR="00BE2380">
        <w:rPr>
          <w:sz w:val="24"/>
          <w:szCs w:val="24"/>
        </w:rPr>
        <w:t xml:space="preserve">with </w:t>
      </w:r>
      <w:r w:rsidR="00CC5193">
        <w:rPr>
          <w:sz w:val="24"/>
          <w:szCs w:val="24"/>
        </w:rPr>
        <w:t>M</w:t>
      </w:r>
      <w:r w:rsidR="00BE2380">
        <w:rPr>
          <w:sz w:val="24"/>
          <w:szCs w:val="24"/>
        </w:rPr>
        <w:t>atter</w:t>
      </w:r>
      <w:r>
        <w:rPr>
          <w:sz w:val="24"/>
          <w:szCs w:val="24"/>
        </w:rPr>
        <w:t>. These devices will</w:t>
      </w:r>
      <w:r w:rsidR="00BE2380">
        <w:rPr>
          <w:sz w:val="24"/>
          <w:szCs w:val="24"/>
        </w:rPr>
        <w:t xml:space="preserve"> have an emphasis on </w:t>
      </w:r>
      <w:r w:rsidR="00D30ADF">
        <w:rPr>
          <w:sz w:val="24"/>
          <w:szCs w:val="24"/>
        </w:rPr>
        <w:t>low cost</w:t>
      </w:r>
      <w:r>
        <w:rPr>
          <w:sz w:val="24"/>
          <w:szCs w:val="24"/>
        </w:rPr>
        <w:t>,</w:t>
      </w:r>
      <w:r w:rsidR="00994332">
        <w:rPr>
          <w:sz w:val="24"/>
          <w:szCs w:val="24"/>
        </w:rPr>
        <w:t xml:space="preserve"> </w:t>
      </w:r>
      <w:r>
        <w:rPr>
          <w:sz w:val="24"/>
          <w:szCs w:val="24"/>
        </w:rPr>
        <w:t>which will make them</w:t>
      </w:r>
      <w:r w:rsidR="00105BDB">
        <w:rPr>
          <w:sz w:val="24"/>
          <w:szCs w:val="24"/>
        </w:rPr>
        <w:t xml:space="preserve"> unique from existing solutions</w:t>
      </w:r>
      <w:r>
        <w:rPr>
          <w:sz w:val="24"/>
          <w:szCs w:val="24"/>
        </w:rPr>
        <w:t>.</w:t>
      </w:r>
    </w:p>
    <w:p w14:paraId="7586ED3E" w14:textId="77777777" w:rsidR="00617DA2" w:rsidRDefault="00617DA2" w:rsidP="00766605">
      <w:pPr>
        <w:spacing w:after="0" w:line="240" w:lineRule="auto"/>
        <w:rPr>
          <w:b/>
          <w:sz w:val="24"/>
        </w:rPr>
      </w:pPr>
    </w:p>
    <w:p w14:paraId="7F0D353C" w14:textId="133C347B" w:rsidR="00075E49" w:rsidRDefault="00075E49" w:rsidP="00766605">
      <w:pPr>
        <w:spacing w:after="0" w:line="240" w:lineRule="auto"/>
        <w:rPr>
          <w:b/>
          <w:sz w:val="24"/>
        </w:rPr>
      </w:pPr>
      <w:r>
        <w:rPr>
          <w:b/>
          <w:sz w:val="24"/>
        </w:rPr>
        <w:t>Part B: Requirements and Creating Value</w:t>
      </w:r>
    </w:p>
    <w:p w14:paraId="46B691BC" w14:textId="3E0CB37B" w:rsidR="00073CBB" w:rsidRDefault="006059C3" w:rsidP="3C112E4B">
      <w:pPr>
        <w:spacing w:after="0" w:line="240" w:lineRule="auto"/>
        <w:rPr>
          <w:sz w:val="24"/>
        </w:rPr>
      </w:pPr>
      <w:r>
        <w:rPr>
          <w:sz w:val="24"/>
        </w:rPr>
        <w:t xml:space="preserve">Because Matter is a protocol that operates on top of the IPV6 </w:t>
      </w:r>
      <w:r w:rsidR="00281890">
        <w:rPr>
          <w:sz w:val="24"/>
        </w:rPr>
        <w:t xml:space="preserve">network layer, </w:t>
      </w:r>
      <w:r w:rsidR="00EE5113">
        <w:rPr>
          <w:sz w:val="24"/>
        </w:rPr>
        <w:t>it can work anywhere there is a Wi-Fi network.</w:t>
      </w:r>
      <w:r w:rsidR="008E143A">
        <w:rPr>
          <w:sz w:val="24"/>
        </w:rPr>
        <w:t xml:space="preserve"> This necessitates the first requirement, that the designed sensor board is compatible with Wi-Fi. Thi</w:t>
      </w:r>
      <w:r w:rsidR="00D17F42">
        <w:rPr>
          <w:sz w:val="24"/>
        </w:rPr>
        <w:t xml:space="preserve">s has a </w:t>
      </w:r>
      <w:r w:rsidR="00E6739C">
        <w:rPr>
          <w:sz w:val="24"/>
        </w:rPr>
        <w:t xml:space="preserve">tricky </w:t>
      </w:r>
      <w:r w:rsidR="00B2537B">
        <w:rPr>
          <w:sz w:val="24"/>
        </w:rPr>
        <w:t>underlying requirement of requiring a microcontrolle</w:t>
      </w:r>
      <w:r w:rsidR="00EE53BC">
        <w:rPr>
          <w:sz w:val="24"/>
        </w:rPr>
        <w:t xml:space="preserve">r that </w:t>
      </w:r>
      <w:r w:rsidR="00013421">
        <w:rPr>
          <w:sz w:val="24"/>
        </w:rPr>
        <w:t>is powerful</w:t>
      </w:r>
      <w:r w:rsidR="000B2992">
        <w:rPr>
          <w:sz w:val="24"/>
        </w:rPr>
        <w:t xml:space="preserve"> enough to run a </w:t>
      </w:r>
      <w:proofErr w:type="gramStart"/>
      <w:r w:rsidR="000B2992">
        <w:rPr>
          <w:sz w:val="24"/>
        </w:rPr>
        <w:t>real time</w:t>
      </w:r>
      <w:proofErr w:type="gramEnd"/>
      <w:r w:rsidR="000B2992">
        <w:rPr>
          <w:sz w:val="24"/>
        </w:rPr>
        <w:t xml:space="preserve"> operating system.</w:t>
      </w:r>
      <w:r w:rsidR="00612980">
        <w:rPr>
          <w:sz w:val="24"/>
        </w:rPr>
        <w:t xml:space="preserve"> Because of the </w:t>
      </w:r>
      <w:r w:rsidR="00C95DDA">
        <w:rPr>
          <w:sz w:val="24"/>
        </w:rPr>
        <w:t xml:space="preserve">complexities that surround </w:t>
      </w:r>
      <w:r w:rsidR="00073CBB">
        <w:rPr>
          <w:sz w:val="24"/>
        </w:rPr>
        <w:t xml:space="preserve">the process of building a Wi-Fi stack, </w:t>
      </w:r>
      <w:r w:rsidR="00713989">
        <w:rPr>
          <w:sz w:val="24"/>
        </w:rPr>
        <w:t>it is much cheaper and easier to use existing solutions</w:t>
      </w:r>
      <w:r w:rsidR="00AD2195">
        <w:rPr>
          <w:sz w:val="24"/>
        </w:rPr>
        <w:t xml:space="preserve"> rather than trying to build a new Wi-Fi </w:t>
      </w:r>
      <w:r w:rsidR="007D1565">
        <w:rPr>
          <w:sz w:val="24"/>
        </w:rPr>
        <w:t>stack</w:t>
      </w:r>
      <w:r w:rsidR="00E127BA">
        <w:rPr>
          <w:sz w:val="24"/>
        </w:rPr>
        <w:t>.</w:t>
      </w:r>
      <w:r w:rsidR="00FE0DEF">
        <w:rPr>
          <w:sz w:val="24"/>
        </w:rPr>
        <w:t xml:space="preserve"> Wi-Fi is also notorious for its power consumption, so the system will be powered by 3 AA alkaline batteries. </w:t>
      </w:r>
      <w:r w:rsidR="00A66764">
        <w:rPr>
          <w:sz w:val="24"/>
        </w:rPr>
        <w:t>It also becomes necessary to save power wherever possible when designing the PCB.</w:t>
      </w:r>
    </w:p>
    <w:p w14:paraId="6036CFCB" w14:textId="77777777" w:rsidR="00303EEF" w:rsidRDefault="00303EEF" w:rsidP="3C112E4B">
      <w:pPr>
        <w:spacing w:after="0" w:line="240" w:lineRule="auto"/>
        <w:rPr>
          <w:sz w:val="24"/>
        </w:rPr>
      </w:pPr>
    </w:p>
    <w:p w14:paraId="0E30ACA8" w14:textId="1C3BC5CE" w:rsidR="00073CBB" w:rsidRDefault="00303EEF" w:rsidP="3C112E4B">
      <w:pPr>
        <w:spacing w:after="0" w:line="240" w:lineRule="auto"/>
        <w:rPr>
          <w:sz w:val="24"/>
        </w:rPr>
      </w:pPr>
      <w:r>
        <w:rPr>
          <w:sz w:val="24"/>
        </w:rPr>
        <w:t xml:space="preserve">This creates value because </w:t>
      </w:r>
      <w:r w:rsidR="001858E8">
        <w:rPr>
          <w:sz w:val="24"/>
        </w:rPr>
        <w:t xml:space="preserve">apart from temperature, the </w:t>
      </w:r>
      <w:r w:rsidR="00B366BB">
        <w:rPr>
          <w:sz w:val="24"/>
        </w:rPr>
        <w:t xml:space="preserve">cheapest existing solution </w:t>
      </w:r>
      <w:r w:rsidR="00704730">
        <w:rPr>
          <w:sz w:val="24"/>
        </w:rPr>
        <w:t xml:space="preserve">on Matter’s website </w:t>
      </w:r>
      <w:r w:rsidR="00C564A7">
        <w:rPr>
          <w:sz w:val="24"/>
        </w:rPr>
        <w:t xml:space="preserve">is $40. </w:t>
      </w:r>
      <w:r w:rsidR="003C08E2">
        <w:rPr>
          <w:sz w:val="24"/>
        </w:rPr>
        <w:t>This will allow the end user to create a set of distributed s</w:t>
      </w:r>
      <w:r w:rsidR="00325F03">
        <w:rPr>
          <w:sz w:val="24"/>
        </w:rPr>
        <w:t>ensors that al</w:t>
      </w:r>
      <w:r w:rsidR="00597E0F">
        <w:rPr>
          <w:sz w:val="24"/>
        </w:rPr>
        <w:t>low for greater control over their home</w:t>
      </w:r>
      <w:r w:rsidR="002B544B">
        <w:rPr>
          <w:sz w:val="24"/>
        </w:rPr>
        <w:t xml:space="preserve"> at a significantly lower cost</w:t>
      </w:r>
      <w:r w:rsidR="00597E0F">
        <w:rPr>
          <w:sz w:val="24"/>
        </w:rPr>
        <w:t>.</w:t>
      </w:r>
    </w:p>
    <w:p w14:paraId="37D7E728" w14:textId="77777777" w:rsidR="004E380B" w:rsidRDefault="004E380B" w:rsidP="3C112E4B">
      <w:pPr>
        <w:spacing w:after="0" w:line="240" w:lineRule="auto"/>
        <w:rPr>
          <w:sz w:val="24"/>
        </w:rPr>
      </w:pPr>
    </w:p>
    <w:p w14:paraId="204DA503" w14:textId="6501B95A" w:rsidR="000226F4" w:rsidRDefault="00075E49" w:rsidP="3C112E4B">
      <w:pPr>
        <w:spacing w:after="0" w:line="240" w:lineRule="auto"/>
        <w:rPr>
          <w:b/>
          <w:sz w:val="24"/>
          <w:szCs w:val="24"/>
        </w:rPr>
      </w:pPr>
      <w:r w:rsidRPr="3C112E4B">
        <w:rPr>
          <w:b/>
          <w:sz w:val="24"/>
          <w:szCs w:val="24"/>
        </w:rPr>
        <w:t>Part C: Existing Solutions</w:t>
      </w:r>
    </w:p>
    <w:p w14:paraId="4E3DAD78" w14:textId="0B30D79A" w:rsidR="009432CB" w:rsidRPr="009432CB" w:rsidRDefault="0028098E" w:rsidP="009432CB">
      <w:pPr>
        <w:spacing w:after="0" w:line="240" w:lineRule="auto"/>
        <w:rPr>
          <w:sz w:val="24"/>
        </w:rPr>
      </w:pPr>
      <w:r>
        <w:rPr>
          <w:sz w:val="24"/>
        </w:rPr>
        <w:t>M</w:t>
      </w:r>
      <w:r w:rsidR="009432CB" w:rsidRPr="009432CB">
        <w:rPr>
          <w:sz w:val="24"/>
        </w:rPr>
        <w:t>atter has existing sensors, but most of its existing sensors are expensive for their application because they are</w:t>
      </w:r>
      <w:r w:rsidR="00BA5904">
        <w:rPr>
          <w:sz w:val="24"/>
        </w:rPr>
        <w:t xml:space="preserve"> </w:t>
      </w:r>
      <w:r w:rsidR="009432CB" w:rsidRPr="009432CB">
        <w:rPr>
          <w:sz w:val="24"/>
        </w:rPr>
        <w:t xml:space="preserve">designed to be </w:t>
      </w:r>
      <w:proofErr w:type="spellStart"/>
      <w:r w:rsidR="009432CB" w:rsidRPr="009432CB">
        <w:rPr>
          <w:sz w:val="24"/>
        </w:rPr>
        <w:t>stand alone</w:t>
      </w:r>
      <w:proofErr w:type="spellEnd"/>
      <w:r w:rsidR="009432CB" w:rsidRPr="009432CB">
        <w:rPr>
          <w:sz w:val="24"/>
        </w:rPr>
        <w:t xml:space="preserve"> systems that integrate into Matter. If a person who already has a</w:t>
      </w:r>
      <w:r w:rsidR="00BA5904">
        <w:rPr>
          <w:sz w:val="24"/>
        </w:rPr>
        <w:t xml:space="preserve"> </w:t>
      </w:r>
      <w:r w:rsidR="009432CB" w:rsidRPr="009432CB">
        <w:rPr>
          <w:sz w:val="24"/>
        </w:rPr>
        <w:t>thermostat wants to measure the temperature downstairs using Matter, the cheapest</w:t>
      </w:r>
      <w:r w:rsidR="00BA5904">
        <w:rPr>
          <w:sz w:val="24"/>
        </w:rPr>
        <w:t xml:space="preserve"> </w:t>
      </w:r>
      <w:r w:rsidR="009432CB" w:rsidRPr="009432CB">
        <w:rPr>
          <w:sz w:val="24"/>
        </w:rPr>
        <w:t xml:space="preserve">standalone temperature sensor is the </w:t>
      </w:r>
      <w:proofErr w:type="spellStart"/>
      <w:r w:rsidR="009432CB" w:rsidRPr="009432CB">
        <w:rPr>
          <w:sz w:val="24"/>
        </w:rPr>
        <w:t>Switchbot</w:t>
      </w:r>
      <w:proofErr w:type="spellEnd"/>
      <w:r w:rsidR="009432CB" w:rsidRPr="009432CB">
        <w:rPr>
          <w:sz w:val="24"/>
        </w:rPr>
        <w:t xml:space="preserve"> Room Thermometer, which retails on amazon</w:t>
      </w:r>
      <w:r w:rsidR="006127D2">
        <w:rPr>
          <w:sz w:val="24"/>
        </w:rPr>
        <w:t xml:space="preserve"> </w:t>
      </w:r>
      <w:r w:rsidR="009432CB" w:rsidRPr="009432CB">
        <w:rPr>
          <w:sz w:val="24"/>
        </w:rPr>
        <w:t>for $13.99(https://www.amazon.com/dp/B07L4QNZVF?ref=emc_p_m_5_i_atc&amp;th=1). This is a</w:t>
      </w:r>
      <w:r w:rsidR="006127D2">
        <w:rPr>
          <w:sz w:val="24"/>
        </w:rPr>
        <w:t xml:space="preserve"> </w:t>
      </w:r>
      <w:r w:rsidR="009432CB" w:rsidRPr="009432CB">
        <w:rPr>
          <w:sz w:val="24"/>
        </w:rPr>
        <w:t>combination temperature and humidity sensor, and while it is inexpensive, it uses an LCD</w:t>
      </w:r>
      <w:r w:rsidR="006127D2">
        <w:rPr>
          <w:sz w:val="24"/>
        </w:rPr>
        <w:t xml:space="preserve"> </w:t>
      </w:r>
      <w:r w:rsidR="009432CB" w:rsidRPr="009432CB">
        <w:rPr>
          <w:sz w:val="24"/>
        </w:rPr>
        <w:t>screen. This means that there is room for the device to be smaller and more inexpensive than it</w:t>
      </w:r>
      <w:r w:rsidR="006127D2">
        <w:rPr>
          <w:sz w:val="24"/>
        </w:rPr>
        <w:t xml:space="preserve"> </w:t>
      </w:r>
      <w:r w:rsidR="009432CB" w:rsidRPr="009432CB">
        <w:rPr>
          <w:sz w:val="24"/>
        </w:rPr>
        <w:t>currently is.</w:t>
      </w:r>
      <w:r w:rsidR="004B41F3">
        <w:rPr>
          <w:sz w:val="24"/>
        </w:rPr>
        <w:t xml:space="preserve"> This</w:t>
      </w:r>
      <w:r w:rsidR="009432CB" w:rsidRPr="009432CB">
        <w:rPr>
          <w:sz w:val="24"/>
        </w:rPr>
        <w:t xml:space="preserve"> is the least expensive standalone</w:t>
      </w:r>
      <w:r w:rsidR="00FE4571">
        <w:rPr>
          <w:sz w:val="24"/>
        </w:rPr>
        <w:t xml:space="preserve"> Matter compatible</w:t>
      </w:r>
      <w:r w:rsidR="009432CB" w:rsidRPr="009432CB">
        <w:rPr>
          <w:sz w:val="24"/>
        </w:rPr>
        <w:t xml:space="preserve"> temperature sensor by a wide margin,</w:t>
      </w:r>
      <w:r w:rsidR="006127D2">
        <w:rPr>
          <w:sz w:val="24"/>
        </w:rPr>
        <w:t xml:space="preserve"> </w:t>
      </w:r>
      <w:r w:rsidR="009432CB" w:rsidRPr="009432CB">
        <w:rPr>
          <w:sz w:val="24"/>
        </w:rPr>
        <w:t xml:space="preserve">with the next best Matter compatible option in the United States being the </w:t>
      </w:r>
      <w:proofErr w:type="spellStart"/>
      <w:r w:rsidR="009432CB" w:rsidRPr="009432CB">
        <w:rPr>
          <w:sz w:val="24"/>
        </w:rPr>
        <w:t>Aqara</w:t>
      </w:r>
      <w:proofErr w:type="spellEnd"/>
      <w:r w:rsidR="009432CB" w:rsidRPr="009432CB">
        <w:rPr>
          <w:sz w:val="24"/>
        </w:rPr>
        <w:t xml:space="preserve"> Climate</w:t>
      </w:r>
      <w:r w:rsidR="006127D2">
        <w:rPr>
          <w:sz w:val="24"/>
        </w:rPr>
        <w:t xml:space="preserve"> </w:t>
      </w:r>
      <w:r w:rsidR="009432CB" w:rsidRPr="009432CB">
        <w:rPr>
          <w:sz w:val="24"/>
        </w:rPr>
        <w:t>Sensor</w:t>
      </w:r>
      <w:r w:rsidR="001273D7">
        <w:rPr>
          <w:sz w:val="24"/>
        </w:rPr>
        <w:t xml:space="preserve"> </w:t>
      </w:r>
      <w:r w:rsidR="009432CB" w:rsidRPr="009432CB">
        <w:rPr>
          <w:sz w:val="24"/>
        </w:rPr>
        <w:t>W100(https://www.amazon.com/dp/B0DWSK5H33?tag=matteralpha-</w:t>
      </w:r>
    </w:p>
    <w:p w14:paraId="499889F0" w14:textId="51FAECC3" w:rsidR="009432CB" w:rsidRPr="009432CB" w:rsidRDefault="009432CB" w:rsidP="009432CB">
      <w:pPr>
        <w:spacing w:after="0" w:line="240" w:lineRule="auto"/>
        <w:rPr>
          <w:sz w:val="24"/>
        </w:rPr>
      </w:pPr>
      <w:r w:rsidRPr="009432CB">
        <w:rPr>
          <w:sz w:val="24"/>
        </w:rPr>
        <w:t>20&amp;linkCode=</w:t>
      </w:r>
      <w:proofErr w:type="spellStart"/>
      <w:r w:rsidRPr="009432CB">
        <w:rPr>
          <w:sz w:val="24"/>
        </w:rPr>
        <w:t>osi&amp;th</w:t>
      </w:r>
      <w:proofErr w:type="spellEnd"/>
      <w:r w:rsidRPr="009432CB">
        <w:rPr>
          <w:sz w:val="24"/>
        </w:rPr>
        <w:t xml:space="preserve">=1&amp;psc=1) which retails for $37.99. The </w:t>
      </w:r>
      <w:r w:rsidR="001A4695">
        <w:rPr>
          <w:sz w:val="24"/>
        </w:rPr>
        <w:t>choices</w:t>
      </w:r>
      <w:r w:rsidRPr="009432CB">
        <w:rPr>
          <w:sz w:val="24"/>
        </w:rPr>
        <w:t xml:space="preserve"> for light sensors </w:t>
      </w:r>
      <w:r w:rsidR="00012B97">
        <w:rPr>
          <w:sz w:val="24"/>
        </w:rPr>
        <w:t>do not have</w:t>
      </w:r>
      <w:r w:rsidR="00534BF8">
        <w:rPr>
          <w:sz w:val="24"/>
        </w:rPr>
        <w:t xml:space="preserve"> a </w:t>
      </w:r>
      <w:proofErr w:type="gramStart"/>
      <w:r w:rsidR="00534BF8">
        <w:rPr>
          <w:sz w:val="24"/>
        </w:rPr>
        <w:t>low cost</w:t>
      </w:r>
      <w:proofErr w:type="gramEnd"/>
      <w:r w:rsidR="00534BF8">
        <w:rPr>
          <w:sz w:val="24"/>
        </w:rPr>
        <w:t xml:space="preserve"> option</w:t>
      </w:r>
      <w:r w:rsidRPr="009432CB">
        <w:rPr>
          <w:sz w:val="24"/>
        </w:rPr>
        <w:t xml:space="preserve">. The minimum price is </w:t>
      </w:r>
      <w:proofErr w:type="spellStart"/>
      <w:r w:rsidRPr="009432CB">
        <w:rPr>
          <w:sz w:val="24"/>
        </w:rPr>
        <w:t>Aquara’s</w:t>
      </w:r>
      <w:proofErr w:type="spellEnd"/>
      <w:r w:rsidRPr="009432CB">
        <w:rPr>
          <w:sz w:val="24"/>
        </w:rPr>
        <w:t xml:space="preserve"> motion and light sensor P2,</w:t>
      </w:r>
      <w:r w:rsidR="006127D2">
        <w:rPr>
          <w:sz w:val="24"/>
        </w:rPr>
        <w:t xml:space="preserve"> </w:t>
      </w:r>
      <w:r w:rsidRPr="009432CB">
        <w:rPr>
          <w:sz w:val="24"/>
        </w:rPr>
        <w:t>which retails for $33.99 on their website, but sells for $52 at other</w:t>
      </w:r>
      <w:r w:rsidR="001D1603">
        <w:rPr>
          <w:sz w:val="24"/>
        </w:rPr>
        <w:t xml:space="preserve"> </w:t>
      </w:r>
      <w:proofErr w:type="gramStart"/>
      <w:r w:rsidRPr="009432CB">
        <w:rPr>
          <w:sz w:val="24"/>
        </w:rPr>
        <w:t>retailers.(</w:t>
      </w:r>
      <w:proofErr w:type="gramEnd"/>
      <w:r w:rsidR="001D1603">
        <w:rPr>
          <w:sz w:val="24"/>
        </w:rPr>
        <w:fldChar w:fldCharType="begin"/>
      </w:r>
      <w:r w:rsidR="001D1603">
        <w:rPr>
          <w:sz w:val="24"/>
        </w:rPr>
        <w:instrText>HYPERLINK "</w:instrText>
      </w:r>
      <w:r w:rsidR="001D1603" w:rsidRPr="009432CB">
        <w:rPr>
          <w:sz w:val="24"/>
        </w:rPr>
        <w:instrText>https://us.aqara.com/products/motion-and-light-sensor</w:instrText>
      </w:r>
      <w:r w:rsidR="001D1603">
        <w:rPr>
          <w:sz w:val="24"/>
        </w:rPr>
        <w:instrText>"</w:instrText>
      </w:r>
      <w:r w:rsidR="001D1603">
        <w:rPr>
          <w:sz w:val="24"/>
        </w:rPr>
      </w:r>
      <w:r w:rsidR="001D1603">
        <w:rPr>
          <w:sz w:val="24"/>
        </w:rPr>
        <w:fldChar w:fldCharType="separate"/>
      </w:r>
      <w:r w:rsidR="001D1603" w:rsidRPr="00DF4F35">
        <w:rPr>
          <w:rStyle w:val="Hyperlink"/>
          <w:sz w:val="24"/>
        </w:rPr>
        <w:t>https://us.aqara.com/products/motion-and-light-sensor</w:t>
      </w:r>
      <w:r w:rsidR="001D1603">
        <w:rPr>
          <w:sz w:val="24"/>
        </w:rPr>
        <w:fldChar w:fldCharType="end"/>
      </w:r>
      <w:r w:rsidR="001D1603">
        <w:rPr>
          <w:sz w:val="24"/>
        </w:rPr>
        <w:t xml:space="preserve"> </w:t>
      </w:r>
      <w:r w:rsidRPr="009432CB">
        <w:rPr>
          <w:sz w:val="24"/>
        </w:rPr>
        <w:t>p2?variant=49161688711450&amp;country=US&amp;currency=USD&amp;utm_medium=product_sync&amp;utm_</w:t>
      </w:r>
    </w:p>
    <w:p w14:paraId="7BF08F48" w14:textId="77777777" w:rsidR="009432CB" w:rsidRPr="009432CB" w:rsidRDefault="009432CB" w:rsidP="009432CB">
      <w:pPr>
        <w:spacing w:after="0" w:line="240" w:lineRule="auto"/>
        <w:rPr>
          <w:sz w:val="24"/>
        </w:rPr>
      </w:pPr>
      <w:r w:rsidRPr="009432CB">
        <w:rPr>
          <w:sz w:val="24"/>
        </w:rPr>
        <w:t>source=google&amp;utm_content=sag_organic&amp;utm_campaign=sag_organic&amp;srsltid=AU7gw4V2Nn</w:t>
      </w:r>
    </w:p>
    <w:p w14:paraId="11F54937" w14:textId="2CCF1DF9" w:rsidR="009432CB" w:rsidRPr="009432CB" w:rsidRDefault="009432CB" w:rsidP="009432CB">
      <w:pPr>
        <w:spacing w:after="0" w:line="240" w:lineRule="auto"/>
        <w:rPr>
          <w:sz w:val="24"/>
        </w:rPr>
      </w:pPr>
      <w:r w:rsidRPr="009432CB">
        <w:rPr>
          <w:sz w:val="24"/>
        </w:rPr>
        <w:t>KLvjyfQYjqDa45oNpxudpBYUCqPDCMSc6---mEmv0uS_1fUwk</w:t>
      </w:r>
      <w:proofErr w:type="gramStart"/>
      <w:r w:rsidRPr="009432CB">
        <w:rPr>
          <w:sz w:val="24"/>
        </w:rPr>
        <w:t>),(</w:t>
      </w:r>
      <w:proofErr w:type="gramEnd"/>
      <w:r w:rsidR="001D1603">
        <w:rPr>
          <w:sz w:val="24"/>
        </w:rPr>
        <w:t xml:space="preserve"> </w:t>
      </w:r>
      <w:r w:rsidRPr="009432CB">
        <w:rPr>
          <w:sz w:val="24"/>
        </w:rPr>
        <w:t>https://www.walmart.com/ip/Aqara-Motion-and-Light-Sensor-P2-White-ML-</w:t>
      </w:r>
    </w:p>
    <w:p w14:paraId="0D3A250E" w14:textId="1BB0DA83" w:rsidR="00362434" w:rsidRPr="00073CBB" w:rsidDel="000226F4" w:rsidRDefault="009432CB" w:rsidP="009432CB">
      <w:pPr>
        <w:spacing w:after="0" w:line="240" w:lineRule="auto"/>
        <w:rPr>
          <w:del w:id="1" w:author="Bailey-Waltz, Miles" w:date="2026-09-20T15:48:00Z" w16du:dateUtc="2026-09-20T20:48:00Z"/>
          <w:sz w:val="24"/>
        </w:rPr>
      </w:pPr>
      <w:r w:rsidRPr="009432CB">
        <w:rPr>
          <w:sz w:val="24"/>
        </w:rPr>
        <w:lastRenderedPageBreak/>
        <w:t>S03D/15382812367?wmlspartner=wlpa&amp;selectedSellerId=1330&amp;veh=seo_fpl&amp;cn=google).</w:t>
      </w:r>
      <w:r w:rsidR="001722F3">
        <w:rPr>
          <w:sz w:val="24"/>
        </w:rPr>
        <w:t xml:space="preserve"> For PIR, the cheapest option is the </w:t>
      </w:r>
      <w:proofErr w:type="spellStart"/>
      <w:r w:rsidR="001722F3">
        <w:rPr>
          <w:sz w:val="24"/>
        </w:rPr>
        <w:t>Meross</w:t>
      </w:r>
      <w:proofErr w:type="spellEnd"/>
      <w:r w:rsidR="001722F3">
        <w:rPr>
          <w:sz w:val="24"/>
        </w:rPr>
        <w:t xml:space="preserve"> smart presence sensor MS605, which has an MSRP of $37.</w:t>
      </w:r>
      <w:proofErr w:type="gramStart"/>
      <w:r w:rsidR="001722F3">
        <w:rPr>
          <w:sz w:val="24"/>
        </w:rPr>
        <w:t>99.(</w:t>
      </w:r>
      <w:proofErr w:type="gramEnd"/>
      <w:r w:rsidR="001722F3" w:rsidRPr="001722F3">
        <w:t xml:space="preserve"> </w:t>
      </w:r>
      <w:hyperlink r:id="rId11" w:history="1">
        <w:r w:rsidR="001722F3" w:rsidRPr="00DF4F35">
          <w:rPr>
            <w:rStyle w:val="Hyperlink"/>
            <w:sz w:val="24"/>
          </w:rPr>
          <w:t>https://shop.meross.com/products/thread-presence-sensor-ms605</w:t>
        </w:r>
      </w:hyperlink>
      <w:r w:rsidR="001722F3">
        <w:rPr>
          <w:sz w:val="24"/>
        </w:rPr>
        <w:t>)</w:t>
      </w:r>
      <w:r w:rsidR="00576D35">
        <w:rPr>
          <w:sz w:val="24"/>
        </w:rPr>
        <w:t xml:space="preserve"> Not</w:t>
      </w:r>
      <w:r w:rsidR="006C6386">
        <w:rPr>
          <w:sz w:val="24"/>
        </w:rPr>
        <w:t xml:space="preserve"> only are all these solutions expensive,</w:t>
      </w:r>
      <w:r w:rsidR="00D42498">
        <w:rPr>
          <w:sz w:val="24"/>
        </w:rPr>
        <w:t xml:space="preserve"> </w:t>
      </w:r>
      <w:proofErr w:type="gramStart"/>
      <w:r w:rsidR="00D42498">
        <w:rPr>
          <w:sz w:val="24"/>
        </w:rPr>
        <w:t>they</w:t>
      </w:r>
      <w:proofErr w:type="gramEnd"/>
      <w:r w:rsidR="00D42498">
        <w:rPr>
          <w:sz w:val="24"/>
        </w:rPr>
        <w:t xml:space="preserve"> all are closed source.</w:t>
      </w:r>
    </w:p>
    <w:p w14:paraId="5543C308" w14:textId="77777777" w:rsidR="00DE55D7" w:rsidRDefault="00DE55D7" w:rsidP="00766605">
      <w:pPr>
        <w:spacing w:after="0" w:line="240" w:lineRule="auto"/>
        <w:rPr>
          <w:b/>
          <w:sz w:val="24"/>
        </w:rPr>
      </w:pPr>
    </w:p>
    <w:p w14:paraId="1E656666" w14:textId="3E91204E" w:rsidR="00075E49" w:rsidRDefault="00075E49" w:rsidP="00766605">
      <w:pPr>
        <w:spacing w:after="0" w:line="240" w:lineRule="auto"/>
        <w:rPr>
          <w:b/>
          <w:sz w:val="24"/>
        </w:rPr>
      </w:pPr>
      <w:r>
        <w:rPr>
          <w:b/>
          <w:sz w:val="24"/>
        </w:rPr>
        <w:t>Part D: Solution</w:t>
      </w:r>
    </w:p>
    <w:p w14:paraId="405F5C95" w14:textId="66E65D67" w:rsidR="009E38B0" w:rsidRPr="009E38B0" w:rsidRDefault="009E38B0" w:rsidP="00766605">
      <w:pPr>
        <w:spacing w:after="0" w:line="240" w:lineRule="auto"/>
        <w:rPr>
          <w:bCs/>
          <w:sz w:val="24"/>
        </w:rPr>
      </w:pPr>
      <w:r>
        <w:rPr>
          <w:bCs/>
          <w:sz w:val="24"/>
        </w:rPr>
        <w:t xml:space="preserve">Our solution is to offer an </w:t>
      </w:r>
      <w:proofErr w:type="gramStart"/>
      <w:r>
        <w:rPr>
          <w:bCs/>
          <w:sz w:val="24"/>
        </w:rPr>
        <w:t>open source</w:t>
      </w:r>
      <w:proofErr w:type="gramEnd"/>
      <w:r>
        <w:rPr>
          <w:bCs/>
          <w:sz w:val="24"/>
        </w:rPr>
        <w:t xml:space="preserve"> platform </w:t>
      </w:r>
      <w:r w:rsidR="000C015C">
        <w:rPr>
          <w:bCs/>
          <w:sz w:val="24"/>
        </w:rPr>
        <w:t xml:space="preserve">that </w:t>
      </w:r>
      <w:r w:rsidR="00662086">
        <w:rPr>
          <w:bCs/>
          <w:sz w:val="24"/>
        </w:rPr>
        <w:t xml:space="preserve">solves both these problems by </w:t>
      </w:r>
      <w:r w:rsidR="00AA5343">
        <w:rPr>
          <w:bCs/>
          <w:sz w:val="24"/>
        </w:rPr>
        <w:t xml:space="preserve">offering the PCBs so end users can manufacture their </w:t>
      </w:r>
      <w:r w:rsidR="002D6682">
        <w:rPr>
          <w:bCs/>
          <w:sz w:val="24"/>
        </w:rPr>
        <w:t xml:space="preserve">own solutions for no more than shipping and the bill of materials. </w:t>
      </w:r>
      <w:r w:rsidR="001A38EF">
        <w:rPr>
          <w:bCs/>
          <w:sz w:val="24"/>
        </w:rPr>
        <w:t xml:space="preserve">This solution will include both firmware and hardware that is ready to </w:t>
      </w:r>
      <w:r w:rsidR="00AA6511">
        <w:rPr>
          <w:bCs/>
          <w:sz w:val="24"/>
        </w:rPr>
        <w:t xml:space="preserve">connect with </w:t>
      </w:r>
      <w:r w:rsidR="00321668">
        <w:rPr>
          <w:bCs/>
          <w:sz w:val="24"/>
        </w:rPr>
        <w:t>Matter devices easily, and i</w:t>
      </w:r>
      <w:r w:rsidR="00C03DDB">
        <w:rPr>
          <w:bCs/>
          <w:sz w:val="24"/>
        </w:rPr>
        <w:t>s</w:t>
      </w:r>
      <w:r w:rsidR="00321668">
        <w:rPr>
          <w:bCs/>
          <w:sz w:val="24"/>
        </w:rPr>
        <w:t xml:space="preserve"> battery powered.</w:t>
      </w:r>
      <w:r w:rsidR="00181BBF">
        <w:rPr>
          <w:bCs/>
          <w:sz w:val="24"/>
        </w:rPr>
        <w:t xml:space="preserve"> </w:t>
      </w:r>
      <w:r w:rsidR="00FE76E6">
        <w:rPr>
          <w:bCs/>
          <w:sz w:val="24"/>
        </w:rPr>
        <w:t>The MCU chosen, the ESP32-C6</w:t>
      </w:r>
      <w:r w:rsidR="00873A3D">
        <w:rPr>
          <w:bCs/>
          <w:sz w:val="24"/>
        </w:rPr>
        <w:t>,</w:t>
      </w:r>
      <w:r w:rsidR="00FE76E6">
        <w:rPr>
          <w:bCs/>
          <w:sz w:val="24"/>
        </w:rPr>
        <w:t xml:space="preserve"> is </w:t>
      </w:r>
      <w:r w:rsidR="00570330">
        <w:rPr>
          <w:bCs/>
          <w:sz w:val="24"/>
        </w:rPr>
        <w:t xml:space="preserve">versatile and supports </w:t>
      </w:r>
      <w:r w:rsidR="006A64A1">
        <w:rPr>
          <w:bCs/>
          <w:sz w:val="24"/>
        </w:rPr>
        <w:t xml:space="preserve">Thread, Wi-Fi, and Zigbee. </w:t>
      </w:r>
      <w:r w:rsidR="00E63944">
        <w:rPr>
          <w:bCs/>
          <w:sz w:val="24"/>
        </w:rPr>
        <w:t xml:space="preserve">To begin with we will implement </w:t>
      </w:r>
      <w:r w:rsidR="009C6D7A">
        <w:rPr>
          <w:bCs/>
          <w:sz w:val="24"/>
        </w:rPr>
        <w:t xml:space="preserve">Wi-Fi, </w:t>
      </w:r>
      <w:r w:rsidR="005A6FBF">
        <w:rPr>
          <w:bCs/>
          <w:sz w:val="24"/>
        </w:rPr>
        <w:t>and if there is time, Thread.</w:t>
      </w:r>
    </w:p>
    <w:p w14:paraId="039D8EA4" w14:textId="63885463" w:rsidR="00D00D17" w:rsidRDefault="00D00D17" w:rsidP="00E90052">
      <w:pPr>
        <w:spacing w:after="0"/>
      </w:pPr>
    </w:p>
    <w:sectPr w:rsidR="00D00D17" w:rsidSect="00E0069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86214" w14:textId="77777777" w:rsidR="00C54383" w:rsidRDefault="00C54383" w:rsidP="00FA04DD">
      <w:pPr>
        <w:spacing w:after="0" w:line="240" w:lineRule="auto"/>
      </w:pPr>
      <w:r>
        <w:separator/>
      </w:r>
    </w:p>
  </w:endnote>
  <w:endnote w:type="continuationSeparator" w:id="0">
    <w:p w14:paraId="558E7E16" w14:textId="77777777" w:rsidR="00C54383" w:rsidRDefault="00C54383" w:rsidP="00FA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05FDA" w14:textId="0E65F9EB" w:rsidR="00FA04DD" w:rsidRPr="001506CB" w:rsidRDefault="003D3F46">
    <w:pPr>
      <w:pStyle w:val="Footer"/>
      <w:rPr>
        <w:sz w:val="20"/>
      </w:rPr>
    </w:pPr>
    <w:fldSimple w:instr="FILENAME   \* MERGEFORMAT">
      <w:r w:rsidRPr="003D3F46">
        <w:rPr>
          <w:noProof/>
          <w:sz w:val="20"/>
        </w:rPr>
        <w:t>03 Problem</w:t>
      </w:r>
      <w:r>
        <w:rPr>
          <w:noProof/>
        </w:rPr>
        <w:t xml:space="preserve"> Statement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5D101" w14:textId="77777777" w:rsidR="00C54383" w:rsidRDefault="00C54383" w:rsidP="00FA04DD">
      <w:pPr>
        <w:spacing w:after="0" w:line="240" w:lineRule="auto"/>
      </w:pPr>
      <w:r>
        <w:separator/>
      </w:r>
    </w:p>
  </w:footnote>
  <w:footnote w:type="continuationSeparator" w:id="0">
    <w:p w14:paraId="656AF2B7" w14:textId="77777777" w:rsidR="00C54383" w:rsidRDefault="00C54383" w:rsidP="00FA0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368B6" w14:textId="0F1A614A" w:rsidR="00FA04DD" w:rsidRPr="00FA04DD" w:rsidRDefault="001E3BE4" w:rsidP="00FA04DD">
    <w:pPr>
      <w:keepNext/>
      <w:keepLines/>
      <w:jc w:val="center"/>
      <w:rPr>
        <w:sz w:val="24"/>
        <w:szCs w:val="24"/>
      </w:rPr>
    </w:pPr>
    <w:r>
      <w:rPr>
        <w:rFonts w:ascii="Cambria" w:hAnsi="Cambria"/>
        <w:b/>
        <w:sz w:val="32"/>
        <w:szCs w:val="24"/>
      </w:rPr>
      <w:t xml:space="preserve">Problem Statement </w:t>
    </w:r>
    <w:r w:rsidR="00227FD2">
      <w:rPr>
        <w:sz w:val="20"/>
        <w:szCs w:val="24"/>
      </w:rPr>
      <w:t xml:space="preserve">ver. </w:t>
    </w:r>
    <w:r w:rsidR="003B752E">
      <w:rPr>
        <w:sz w:val="20"/>
        <w:szCs w:val="24"/>
      </w:rPr>
      <w:t>8</w:t>
    </w:r>
    <w:r w:rsidR="00227FD2">
      <w:rPr>
        <w:sz w:val="20"/>
        <w:szCs w:val="24"/>
      </w:rPr>
      <w:t>/</w:t>
    </w:r>
    <w:r w:rsidR="003B752E">
      <w:rPr>
        <w:sz w:val="20"/>
        <w:szCs w:val="24"/>
      </w:rPr>
      <w:t>10</w:t>
    </w:r>
    <w:r w:rsidR="00FA04DD" w:rsidRPr="00AE6F77">
      <w:rPr>
        <w:sz w:val="20"/>
        <w:szCs w:val="24"/>
      </w:rPr>
      <w:t>/</w:t>
    </w:r>
    <w:r w:rsidR="009F76A9">
      <w:rPr>
        <w:sz w:val="20"/>
        <w:szCs w:val="24"/>
      </w:rPr>
      <w:t>2</w:t>
    </w:r>
    <w:r w:rsidR="00965322">
      <w:rPr>
        <w:sz w:val="20"/>
        <w:szCs w:val="24"/>
      </w:rPr>
      <w:t>3</w:t>
    </w:r>
  </w:p>
  <w:p w14:paraId="2874EA48" w14:textId="77777777" w:rsidR="00FA04DD" w:rsidRDefault="00FA04D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HDjMImXy7zchs" int2:id="Mlna6c7m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5D7"/>
    <w:multiLevelType w:val="hybridMultilevel"/>
    <w:tmpl w:val="14D6C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60F27"/>
    <w:multiLevelType w:val="hybridMultilevel"/>
    <w:tmpl w:val="D74C3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005B0"/>
    <w:multiLevelType w:val="hybridMultilevel"/>
    <w:tmpl w:val="FFFFFFFF"/>
    <w:lvl w:ilvl="0" w:tplc="BF68B1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F6AE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20DB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BED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A00B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ECA6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F09A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3A81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A28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733C6"/>
    <w:multiLevelType w:val="hybridMultilevel"/>
    <w:tmpl w:val="CE2E3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A016D"/>
    <w:multiLevelType w:val="hybridMultilevel"/>
    <w:tmpl w:val="CD98D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796867">
    <w:abstractNumId w:val="4"/>
  </w:num>
  <w:num w:numId="2" w16cid:durableId="458184251">
    <w:abstractNumId w:val="3"/>
  </w:num>
  <w:num w:numId="3" w16cid:durableId="999431972">
    <w:abstractNumId w:val="1"/>
  </w:num>
  <w:num w:numId="4" w16cid:durableId="15161044">
    <w:abstractNumId w:val="0"/>
  </w:num>
  <w:num w:numId="5" w16cid:durableId="174201951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iley-Waltz, Miles">
    <w15:presenceInfo w15:providerId="AD" w15:userId="S::bailey-waltzm@msoe.edu::d3db1390-0ce6-40b6-8b98-c6ec1ea4bff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385"/>
    <w:rsid w:val="000014AB"/>
    <w:rsid w:val="0000532C"/>
    <w:rsid w:val="00007F0C"/>
    <w:rsid w:val="000104CD"/>
    <w:rsid w:val="00012B97"/>
    <w:rsid w:val="00013421"/>
    <w:rsid w:val="000135B6"/>
    <w:rsid w:val="00016049"/>
    <w:rsid w:val="00020AC6"/>
    <w:rsid w:val="000226F4"/>
    <w:rsid w:val="00031702"/>
    <w:rsid w:val="000318DA"/>
    <w:rsid w:val="000348FA"/>
    <w:rsid w:val="00036162"/>
    <w:rsid w:val="0003719A"/>
    <w:rsid w:val="00037A38"/>
    <w:rsid w:val="00041E75"/>
    <w:rsid w:val="00047204"/>
    <w:rsid w:val="000501DD"/>
    <w:rsid w:val="00050FC9"/>
    <w:rsid w:val="00052572"/>
    <w:rsid w:val="000558AA"/>
    <w:rsid w:val="0005676F"/>
    <w:rsid w:val="0005724E"/>
    <w:rsid w:val="00057C44"/>
    <w:rsid w:val="00060290"/>
    <w:rsid w:val="00066A16"/>
    <w:rsid w:val="00070F59"/>
    <w:rsid w:val="00073CBB"/>
    <w:rsid w:val="00075A84"/>
    <w:rsid w:val="00075E49"/>
    <w:rsid w:val="00076169"/>
    <w:rsid w:val="00076405"/>
    <w:rsid w:val="00077378"/>
    <w:rsid w:val="00085E33"/>
    <w:rsid w:val="00090A77"/>
    <w:rsid w:val="00093BFD"/>
    <w:rsid w:val="000950F9"/>
    <w:rsid w:val="000977DF"/>
    <w:rsid w:val="00097CE0"/>
    <w:rsid w:val="000A138B"/>
    <w:rsid w:val="000A16DD"/>
    <w:rsid w:val="000A18DE"/>
    <w:rsid w:val="000A1C9D"/>
    <w:rsid w:val="000A431A"/>
    <w:rsid w:val="000A56EA"/>
    <w:rsid w:val="000B1F01"/>
    <w:rsid w:val="000B1F96"/>
    <w:rsid w:val="000B2992"/>
    <w:rsid w:val="000B37F1"/>
    <w:rsid w:val="000B53B3"/>
    <w:rsid w:val="000C015C"/>
    <w:rsid w:val="000C522A"/>
    <w:rsid w:val="000C6F8A"/>
    <w:rsid w:val="000D2346"/>
    <w:rsid w:val="000D418A"/>
    <w:rsid w:val="000D41A8"/>
    <w:rsid w:val="000D422D"/>
    <w:rsid w:val="000D4583"/>
    <w:rsid w:val="000D616C"/>
    <w:rsid w:val="000D712F"/>
    <w:rsid w:val="000E140A"/>
    <w:rsid w:val="000E6BDA"/>
    <w:rsid w:val="000F1A4F"/>
    <w:rsid w:val="000F2D06"/>
    <w:rsid w:val="000F31F6"/>
    <w:rsid w:val="000F6768"/>
    <w:rsid w:val="000F7DD7"/>
    <w:rsid w:val="00100C2E"/>
    <w:rsid w:val="0010123E"/>
    <w:rsid w:val="00102FB6"/>
    <w:rsid w:val="00104593"/>
    <w:rsid w:val="00105BDB"/>
    <w:rsid w:val="00106898"/>
    <w:rsid w:val="00113E7F"/>
    <w:rsid w:val="001141BD"/>
    <w:rsid w:val="00122AC6"/>
    <w:rsid w:val="001253E2"/>
    <w:rsid w:val="00125716"/>
    <w:rsid w:val="001273D7"/>
    <w:rsid w:val="00131171"/>
    <w:rsid w:val="00131823"/>
    <w:rsid w:val="001322D2"/>
    <w:rsid w:val="001350B2"/>
    <w:rsid w:val="001416E4"/>
    <w:rsid w:val="001441C7"/>
    <w:rsid w:val="00146503"/>
    <w:rsid w:val="0014755F"/>
    <w:rsid w:val="001506CB"/>
    <w:rsid w:val="00152B64"/>
    <w:rsid w:val="00152BC8"/>
    <w:rsid w:val="001538A7"/>
    <w:rsid w:val="00154BA5"/>
    <w:rsid w:val="0015636A"/>
    <w:rsid w:val="00157A10"/>
    <w:rsid w:val="00157A8B"/>
    <w:rsid w:val="00160D38"/>
    <w:rsid w:val="00162A34"/>
    <w:rsid w:val="00162B46"/>
    <w:rsid w:val="00166BC2"/>
    <w:rsid w:val="001673ED"/>
    <w:rsid w:val="001715CC"/>
    <w:rsid w:val="00171AA8"/>
    <w:rsid w:val="0017217D"/>
    <w:rsid w:val="001722F3"/>
    <w:rsid w:val="00172E6B"/>
    <w:rsid w:val="001734FC"/>
    <w:rsid w:val="001735B9"/>
    <w:rsid w:val="00176E68"/>
    <w:rsid w:val="00181A77"/>
    <w:rsid w:val="00181BBF"/>
    <w:rsid w:val="001835EC"/>
    <w:rsid w:val="00184292"/>
    <w:rsid w:val="001858E8"/>
    <w:rsid w:val="00186F75"/>
    <w:rsid w:val="0019178C"/>
    <w:rsid w:val="00193590"/>
    <w:rsid w:val="00193A59"/>
    <w:rsid w:val="00194D73"/>
    <w:rsid w:val="00194E03"/>
    <w:rsid w:val="001A38EF"/>
    <w:rsid w:val="001A44C7"/>
    <w:rsid w:val="001A4695"/>
    <w:rsid w:val="001B5F14"/>
    <w:rsid w:val="001B74C6"/>
    <w:rsid w:val="001C0368"/>
    <w:rsid w:val="001C1765"/>
    <w:rsid w:val="001C3BFF"/>
    <w:rsid w:val="001C3F43"/>
    <w:rsid w:val="001C5302"/>
    <w:rsid w:val="001C607B"/>
    <w:rsid w:val="001D0F60"/>
    <w:rsid w:val="001D1603"/>
    <w:rsid w:val="001D173C"/>
    <w:rsid w:val="001D2B4B"/>
    <w:rsid w:val="001D2E81"/>
    <w:rsid w:val="001D396A"/>
    <w:rsid w:val="001D54BC"/>
    <w:rsid w:val="001E0AD5"/>
    <w:rsid w:val="001E15FA"/>
    <w:rsid w:val="001E16A1"/>
    <w:rsid w:val="001E3BE4"/>
    <w:rsid w:val="001E60FD"/>
    <w:rsid w:val="001E77F4"/>
    <w:rsid w:val="001F185C"/>
    <w:rsid w:val="001F2B5B"/>
    <w:rsid w:val="001F44C1"/>
    <w:rsid w:val="001F4AA3"/>
    <w:rsid w:val="001F70D4"/>
    <w:rsid w:val="002011E6"/>
    <w:rsid w:val="0020162D"/>
    <w:rsid w:val="00202C78"/>
    <w:rsid w:val="00204067"/>
    <w:rsid w:val="002042C0"/>
    <w:rsid w:val="002072EE"/>
    <w:rsid w:val="00211C55"/>
    <w:rsid w:val="00221B66"/>
    <w:rsid w:val="00223D28"/>
    <w:rsid w:val="00227630"/>
    <w:rsid w:val="00227FD2"/>
    <w:rsid w:val="00232000"/>
    <w:rsid w:val="002348FF"/>
    <w:rsid w:val="002369F6"/>
    <w:rsid w:val="00236D45"/>
    <w:rsid w:val="00237DDC"/>
    <w:rsid w:val="00241363"/>
    <w:rsid w:val="0024143E"/>
    <w:rsid w:val="00241F3B"/>
    <w:rsid w:val="00242C3E"/>
    <w:rsid w:val="00244D8A"/>
    <w:rsid w:val="00247528"/>
    <w:rsid w:val="00250B8C"/>
    <w:rsid w:val="002528E8"/>
    <w:rsid w:val="00252C73"/>
    <w:rsid w:val="00260C32"/>
    <w:rsid w:val="00261933"/>
    <w:rsid w:val="0027012F"/>
    <w:rsid w:val="0027111B"/>
    <w:rsid w:val="00275146"/>
    <w:rsid w:val="002767AA"/>
    <w:rsid w:val="002769C8"/>
    <w:rsid w:val="00280418"/>
    <w:rsid w:val="0028098E"/>
    <w:rsid w:val="00281890"/>
    <w:rsid w:val="00282D68"/>
    <w:rsid w:val="00291B4D"/>
    <w:rsid w:val="00292F0D"/>
    <w:rsid w:val="00295FE4"/>
    <w:rsid w:val="002964E3"/>
    <w:rsid w:val="002A43AF"/>
    <w:rsid w:val="002A7589"/>
    <w:rsid w:val="002B1298"/>
    <w:rsid w:val="002B544B"/>
    <w:rsid w:val="002B75F1"/>
    <w:rsid w:val="002C0407"/>
    <w:rsid w:val="002C0B5E"/>
    <w:rsid w:val="002C22BF"/>
    <w:rsid w:val="002D0625"/>
    <w:rsid w:val="002D1D75"/>
    <w:rsid w:val="002D316C"/>
    <w:rsid w:val="002D347F"/>
    <w:rsid w:val="002D41DA"/>
    <w:rsid w:val="002D551A"/>
    <w:rsid w:val="002D6682"/>
    <w:rsid w:val="002E1A55"/>
    <w:rsid w:val="002E2582"/>
    <w:rsid w:val="002E71C3"/>
    <w:rsid w:val="002F0022"/>
    <w:rsid w:val="002F171A"/>
    <w:rsid w:val="002F2240"/>
    <w:rsid w:val="002F4C64"/>
    <w:rsid w:val="002F4E0F"/>
    <w:rsid w:val="00300121"/>
    <w:rsid w:val="00301802"/>
    <w:rsid w:val="00303202"/>
    <w:rsid w:val="00303EEF"/>
    <w:rsid w:val="00307F80"/>
    <w:rsid w:val="00311E2C"/>
    <w:rsid w:val="0031328B"/>
    <w:rsid w:val="00314F4E"/>
    <w:rsid w:val="00316DD5"/>
    <w:rsid w:val="00317B03"/>
    <w:rsid w:val="003201EB"/>
    <w:rsid w:val="00321668"/>
    <w:rsid w:val="003225A8"/>
    <w:rsid w:val="003225EF"/>
    <w:rsid w:val="00325F03"/>
    <w:rsid w:val="003268FC"/>
    <w:rsid w:val="00331729"/>
    <w:rsid w:val="00331E15"/>
    <w:rsid w:val="00336E80"/>
    <w:rsid w:val="00346096"/>
    <w:rsid w:val="00352635"/>
    <w:rsid w:val="00354BA4"/>
    <w:rsid w:val="00355CD1"/>
    <w:rsid w:val="0035614B"/>
    <w:rsid w:val="00360E03"/>
    <w:rsid w:val="00360F72"/>
    <w:rsid w:val="00361F51"/>
    <w:rsid w:val="003621E1"/>
    <w:rsid w:val="00362434"/>
    <w:rsid w:val="00365005"/>
    <w:rsid w:val="003663A1"/>
    <w:rsid w:val="0037036B"/>
    <w:rsid w:val="00370CF8"/>
    <w:rsid w:val="00371B69"/>
    <w:rsid w:val="0038014C"/>
    <w:rsid w:val="00382FBE"/>
    <w:rsid w:val="00383CDA"/>
    <w:rsid w:val="00384F33"/>
    <w:rsid w:val="00386384"/>
    <w:rsid w:val="00390DF1"/>
    <w:rsid w:val="00392E81"/>
    <w:rsid w:val="00394807"/>
    <w:rsid w:val="00394A91"/>
    <w:rsid w:val="00395E89"/>
    <w:rsid w:val="00395EB6"/>
    <w:rsid w:val="003976E5"/>
    <w:rsid w:val="003A03C7"/>
    <w:rsid w:val="003A286A"/>
    <w:rsid w:val="003A3DA5"/>
    <w:rsid w:val="003A6C7A"/>
    <w:rsid w:val="003B1D59"/>
    <w:rsid w:val="003B5A3D"/>
    <w:rsid w:val="003B5D4B"/>
    <w:rsid w:val="003B752E"/>
    <w:rsid w:val="003B7F1B"/>
    <w:rsid w:val="003C08E2"/>
    <w:rsid w:val="003C3C9A"/>
    <w:rsid w:val="003C79C3"/>
    <w:rsid w:val="003D3F46"/>
    <w:rsid w:val="003D5FEE"/>
    <w:rsid w:val="003E0457"/>
    <w:rsid w:val="003E0A92"/>
    <w:rsid w:val="003E1068"/>
    <w:rsid w:val="003E221D"/>
    <w:rsid w:val="003E5CE9"/>
    <w:rsid w:val="003F1ADE"/>
    <w:rsid w:val="003F30B4"/>
    <w:rsid w:val="00400898"/>
    <w:rsid w:val="00400D2C"/>
    <w:rsid w:val="00402B4C"/>
    <w:rsid w:val="0040380D"/>
    <w:rsid w:val="00404345"/>
    <w:rsid w:val="004078DB"/>
    <w:rsid w:val="00407F0D"/>
    <w:rsid w:val="00411905"/>
    <w:rsid w:val="00413B5E"/>
    <w:rsid w:val="00413FE2"/>
    <w:rsid w:val="00416328"/>
    <w:rsid w:val="00416901"/>
    <w:rsid w:val="004246C6"/>
    <w:rsid w:val="0042713A"/>
    <w:rsid w:val="00432899"/>
    <w:rsid w:val="0043333B"/>
    <w:rsid w:val="00436765"/>
    <w:rsid w:val="00441A06"/>
    <w:rsid w:val="004456E9"/>
    <w:rsid w:val="00447604"/>
    <w:rsid w:val="00453F9A"/>
    <w:rsid w:val="00454BB7"/>
    <w:rsid w:val="004564FC"/>
    <w:rsid w:val="00460CF9"/>
    <w:rsid w:val="00461C26"/>
    <w:rsid w:val="00462758"/>
    <w:rsid w:val="0046650D"/>
    <w:rsid w:val="0046695E"/>
    <w:rsid w:val="00472A6B"/>
    <w:rsid w:val="00472C1B"/>
    <w:rsid w:val="0047552B"/>
    <w:rsid w:val="00491AC0"/>
    <w:rsid w:val="004962D1"/>
    <w:rsid w:val="004A194E"/>
    <w:rsid w:val="004A1CBC"/>
    <w:rsid w:val="004A1F5D"/>
    <w:rsid w:val="004A4C90"/>
    <w:rsid w:val="004A531C"/>
    <w:rsid w:val="004B0311"/>
    <w:rsid w:val="004B0E0B"/>
    <w:rsid w:val="004B41F3"/>
    <w:rsid w:val="004B768D"/>
    <w:rsid w:val="004B77BC"/>
    <w:rsid w:val="004C65AB"/>
    <w:rsid w:val="004C7745"/>
    <w:rsid w:val="004D09D4"/>
    <w:rsid w:val="004D1780"/>
    <w:rsid w:val="004D1E1E"/>
    <w:rsid w:val="004D31E0"/>
    <w:rsid w:val="004D49FB"/>
    <w:rsid w:val="004D53E6"/>
    <w:rsid w:val="004E380B"/>
    <w:rsid w:val="004E527C"/>
    <w:rsid w:val="004E57DD"/>
    <w:rsid w:val="004E696B"/>
    <w:rsid w:val="004F0129"/>
    <w:rsid w:val="004F09F1"/>
    <w:rsid w:val="004F3CBB"/>
    <w:rsid w:val="004F4F1F"/>
    <w:rsid w:val="004F5B82"/>
    <w:rsid w:val="00501646"/>
    <w:rsid w:val="00503E02"/>
    <w:rsid w:val="005043EA"/>
    <w:rsid w:val="00504DC7"/>
    <w:rsid w:val="00507787"/>
    <w:rsid w:val="0051129A"/>
    <w:rsid w:val="00511BD9"/>
    <w:rsid w:val="00512BFF"/>
    <w:rsid w:val="00522C90"/>
    <w:rsid w:val="00524001"/>
    <w:rsid w:val="00524451"/>
    <w:rsid w:val="005246FB"/>
    <w:rsid w:val="0052638E"/>
    <w:rsid w:val="005270AC"/>
    <w:rsid w:val="00532960"/>
    <w:rsid w:val="005349CD"/>
    <w:rsid w:val="00534BF8"/>
    <w:rsid w:val="00534C79"/>
    <w:rsid w:val="005355E9"/>
    <w:rsid w:val="005401ED"/>
    <w:rsid w:val="005429C2"/>
    <w:rsid w:val="00545A25"/>
    <w:rsid w:val="00546C43"/>
    <w:rsid w:val="00553042"/>
    <w:rsid w:val="005549A1"/>
    <w:rsid w:val="00555AEF"/>
    <w:rsid w:val="00556DC1"/>
    <w:rsid w:val="00557143"/>
    <w:rsid w:val="00557CF5"/>
    <w:rsid w:val="00560C3D"/>
    <w:rsid w:val="00562F3C"/>
    <w:rsid w:val="00570330"/>
    <w:rsid w:val="005736A6"/>
    <w:rsid w:val="0057438C"/>
    <w:rsid w:val="005749E4"/>
    <w:rsid w:val="00574D26"/>
    <w:rsid w:val="00576BD3"/>
    <w:rsid w:val="00576D35"/>
    <w:rsid w:val="00577F68"/>
    <w:rsid w:val="005801FB"/>
    <w:rsid w:val="00580303"/>
    <w:rsid w:val="00582273"/>
    <w:rsid w:val="00582EFD"/>
    <w:rsid w:val="0058441F"/>
    <w:rsid w:val="0058690C"/>
    <w:rsid w:val="0058710A"/>
    <w:rsid w:val="00592360"/>
    <w:rsid w:val="0059402D"/>
    <w:rsid w:val="00596399"/>
    <w:rsid w:val="00597E0F"/>
    <w:rsid w:val="005A6800"/>
    <w:rsid w:val="005A6FBF"/>
    <w:rsid w:val="005B18C0"/>
    <w:rsid w:val="005B1CE2"/>
    <w:rsid w:val="005B251F"/>
    <w:rsid w:val="005B2992"/>
    <w:rsid w:val="005C0177"/>
    <w:rsid w:val="005C04C4"/>
    <w:rsid w:val="005C0D9F"/>
    <w:rsid w:val="005C18C5"/>
    <w:rsid w:val="005C3FDF"/>
    <w:rsid w:val="005C43FB"/>
    <w:rsid w:val="005C4CF8"/>
    <w:rsid w:val="005C62E4"/>
    <w:rsid w:val="005C7BB1"/>
    <w:rsid w:val="005C7D42"/>
    <w:rsid w:val="005D6336"/>
    <w:rsid w:val="005D6591"/>
    <w:rsid w:val="005D69E5"/>
    <w:rsid w:val="005D7DC8"/>
    <w:rsid w:val="005E2AC1"/>
    <w:rsid w:val="005E5685"/>
    <w:rsid w:val="005E5A7E"/>
    <w:rsid w:val="005E6E67"/>
    <w:rsid w:val="005F24BE"/>
    <w:rsid w:val="005F4288"/>
    <w:rsid w:val="005F5522"/>
    <w:rsid w:val="005F6E92"/>
    <w:rsid w:val="00601F41"/>
    <w:rsid w:val="006059C3"/>
    <w:rsid w:val="006062E2"/>
    <w:rsid w:val="00606595"/>
    <w:rsid w:val="00607829"/>
    <w:rsid w:val="006105A8"/>
    <w:rsid w:val="006127D2"/>
    <w:rsid w:val="00612980"/>
    <w:rsid w:val="00613C4A"/>
    <w:rsid w:val="00615285"/>
    <w:rsid w:val="00616CC5"/>
    <w:rsid w:val="00617734"/>
    <w:rsid w:val="00617DA2"/>
    <w:rsid w:val="00620C67"/>
    <w:rsid w:val="00621EA4"/>
    <w:rsid w:val="006221EE"/>
    <w:rsid w:val="00623A3C"/>
    <w:rsid w:val="006321E7"/>
    <w:rsid w:val="0063361C"/>
    <w:rsid w:val="00634E6E"/>
    <w:rsid w:val="0063558D"/>
    <w:rsid w:val="006359D5"/>
    <w:rsid w:val="00636BC8"/>
    <w:rsid w:val="00641FEF"/>
    <w:rsid w:val="00642F29"/>
    <w:rsid w:val="00647D17"/>
    <w:rsid w:val="0065120D"/>
    <w:rsid w:val="006576CD"/>
    <w:rsid w:val="006606B0"/>
    <w:rsid w:val="00662086"/>
    <w:rsid w:val="006638A4"/>
    <w:rsid w:val="006644EC"/>
    <w:rsid w:val="0066686D"/>
    <w:rsid w:val="00666F7F"/>
    <w:rsid w:val="006674BC"/>
    <w:rsid w:val="006705ED"/>
    <w:rsid w:val="00672A2E"/>
    <w:rsid w:val="0067552F"/>
    <w:rsid w:val="0067566B"/>
    <w:rsid w:val="006770C0"/>
    <w:rsid w:val="006775CB"/>
    <w:rsid w:val="00682A17"/>
    <w:rsid w:val="00683BD7"/>
    <w:rsid w:val="006843DA"/>
    <w:rsid w:val="00685367"/>
    <w:rsid w:val="006879FF"/>
    <w:rsid w:val="006900FC"/>
    <w:rsid w:val="00694257"/>
    <w:rsid w:val="00694C6C"/>
    <w:rsid w:val="00694DAD"/>
    <w:rsid w:val="00697116"/>
    <w:rsid w:val="006A1160"/>
    <w:rsid w:val="006A64A1"/>
    <w:rsid w:val="006A6933"/>
    <w:rsid w:val="006A7821"/>
    <w:rsid w:val="006B1D7B"/>
    <w:rsid w:val="006B1DD5"/>
    <w:rsid w:val="006B2836"/>
    <w:rsid w:val="006B70E2"/>
    <w:rsid w:val="006B7AEA"/>
    <w:rsid w:val="006C6386"/>
    <w:rsid w:val="006D00B4"/>
    <w:rsid w:val="006D05E5"/>
    <w:rsid w:val="006D3669"/>
    <w:rsid w:val="006D3CDC"/>
    <w:rsid w:val="006E0774"/>
    <w:rsid w:val="006E18D0"/>
    <w:rsid w:val="006E35CF"/>
    <w:rsid w:val="006E6399"/>
    <w:rsid w:val="006F191E"/>
    <w:rsid w:val="006F4FB2"/>
    <w:rsid w:val="007006C1"/>
    <w:rsid w:val="00701024"/>
    <w:rsid w:val="00704228"/>
    <w:rsid w:val="00704266"/>
    <w:rsid w:val="00704730"/>
    <w:rsid w:val="00704D1C"/>
    <w:rsid w:val="007077D0"/>
    <w:rsid w:val="00710A2F"/>
    <w:rsid w:val="00713989"/>
    <w:rsid w:val="00714593"/>
    <w:rsid w:val="00714940"/>
    <w:rsid w:val="00715155"/>
    <w:rsid w:val="00715A2B"/>
    <w:rsid w:val="00716553"/>
    <w:rsid w:val="00716C6A"/>
    <w:rsid w:val="007173F0"/>
    <w:rsid w:val="0072060F"/>
    <w:rsid w:val="0073090A"/>
    <w:rsid w:val="00731347"/>
    <w:rsid w:val="007326E7"/>
    <w:rsid w:val="00733836"/>
    <w:rsid w:val="00734865"/>
    <w:rsid w:val="007359B0"/>
    <w:rsid w:val="00746F08"/>
    <w:rsid w:val="00750548"/>
    <w:rsid w:val="00752D9F"/>
    <w:rsid w:val="007565E2"/>
    <w:rsid w:val="0076208C"/>
    <w:rsid w:val="007626C3"/>
    <w:rsid w:val="00762AED"/>
    <w:rsid w:val="007649E0"/>
    <w:rsid w:val="00764F77"/>
    <w:rsid w:val="00765A69"/>
    <w:rsid w:val="00766605"/>
    <w:rsid w:val="00766A25"/>
    <w:rsid w:val="00777FAB"/>
    <w:rsid w:val="00781602"/>
    <w:rsid w:val="00785991"/>
    <w:rsid w:val="00787D3D"/>
    <w:rsid w:val="00790621"/>
    <w:rsid w:val="00791E69"/>
    <w:rsid w:val="007920A2"/>
    <w:rsid w:val="0079410F"/>
    <w:rsid w:val="0079489C"/>
    <w:rsid w:val="007954E8"/>
    <w:rsid w:val="00795C0F"/>
    <w:rsid w:val="007964EA"/>
    <w:rsid w:val="00797E12"/>
    <w:rsid w:val="007A101E"/>
    <w:rsid w:val="007A4E47"/>
    <w:rsid w:val="007A63F6"/>
    <w:rsid w:val="007A63FA"/>
    <w:rsid w:val="007A6BF6"/>
    <w:rsid w:val="007B0BC7"/>
    <w:rsid w:val="007B305B"/>
    <w:rsid w:val="007B51BF"/>
    <w:rsid w:val="007B77E8"/>
    <w:rsid w:val="007C3887"/>
    <w:rsid w:val="007C3BCA"/>
    <w:rsid w:val="007C5046"/>
    <w:rsid w:val="007C60D3"/>
    <w:rsid w:val="007C62FA"/>
    <w:rsid w:val="007D1565"/>
    <w:rsid w:val="007D2D93"/>
    <w:rsid w:val="007E3363"/>
    <w:rsid w:val="007E39A2"/>
    <w:rsid w:val="007E50B1"/>
    <w:rsid w:val="007F1B0A"/>
    <w:rsid w:val="007F228A"/>
    <w:rsid w:val="007F2D4D"/>
    <w:rsid w:val="007F3543"/>
    <w:rsid w:val="007F3A75"/>
    <w:rsid w:val="007F57BA"/>
    <w:rsid w:val="007F65BF"/>
    <w:rsid w:val="00800011"/>
    <w:rsid w:val="008036F9"/>
    <w:rsid w:val="008038D5"/>
    <w:rsid w:val="00811D67"/>
    <w:rsid w:val="008131B2"/>
    <w:rsid w:val="008134C3"/>
    <w:rsid w:val="00814B00"/>
    <w:rsid w:val="008158EE"/>
    <w:rsid w:val="008212C3"/>
    <w:rsid w:val="00822516"/>
    <w:rsid w:val="0082386C"/>
    <w:rsid w:val="008260DF"/>
    <w:rsid w:val="00833B0C"/>
    <w:rsid w:val="00833EAE"/>
    <w:rsid w:val="008341A6"/>
    <w:rsid w:val="00835BD9"/>
    <w:rsid w:val="00842390"/>
    <w:rsid w:val="00843376"/>
    <w:rsid w:val="00851834"/>
    <w:rsid w:val="00854C89"/>
    <w:rsid w:val="00856EB1"/>
    <w:rsid w:val="008572C4"/>
    <w:rsid w:val="008641CA"/>
    <w:rsid w:val="00865A9E"/>
    <w:rsid w:val="008669D1"/>
    <w:rsid w:val="0087110F"/>
    <w:rsid w:val="0087113B"/>
    <w:rsid w:val="00873156"/>
    <w:rsid w:val="00873A3D"/>
    <w:rsid w:val="00877DFD"/>
    <w:rsid w:val="0088049D"/>
    <w:rsid w:val="00880806"/>
    <w:rsid w:val="00881CFB"/>
    <w:rsid w:val="008838A6"/>
    <w:rsid w:val="00885610"/>
    <w:rsid w:val="0088698D"/>
    <w:rsid w:val="00890E10"/>
    <w:rsid w:val="00893ED5"/>
    <w:rsid w:val="00897BD0"/>
    <w:rsid w:val="008A11E6"/>
    <w:rsid w:val="008A166B"/>
    <w:rsid w:val="008A19F3"/>
    <w:rsid w:val="008A33F4"/>
    <w:rsid w:val="008A4279"/>
    <w:rsid w:val="008A5259"/>
    <w:rsid w:val="008A5A43"/>
    <w:rsid w:val="008A628E"/>
    <w:rsid w:val="008B2310"/>
    <w:rsid w:val="008B4889"/>
    <w:rsid w:val="008B757B"/>
    <w:rsid w:val="008C4460"/>
    <w:rsid w:val="008C5075"/>
    <w:rsid w:val="008C68F4"/>
    <w:rsid w:val="008C6C80"/>
    <w:rsid w:val="008D1DE8"/>
    <w:rsid w:val="008D1F35"/>
    <w:rsid w:val="008D361B"/>
    <w:rsid w:val="008D3692"/>
    <w:rsid w:val="008D4423"/>
    <w:rsid w:val="008D61CB"/>
    <w:rsid w:val="008E143A"/>
    <w:rsid w:val="008E685C"/>
    <w:rsid w:val="008E7E0B"/>
    <w:rsid w:val="008F320E"/>
    <w:rsid w:val="008F768A"/>
    <w:rsid w:val="008F77B3"/>
    <w:rsid w:val="009001A3"/>
    <w:rsid w:val="00901C04"/>
    <w:rsid w:val="009034F4"/>
    <w:rsid w:val="0090380E"/>
    <w:rsid w:val="0090418B"/>
    <w:rsid w:val="009043D8"/>
    <w:rsid w:val="009067B5"/>
    <w:rsid w:val="00917C49"/>
    <w:rsid w:val="00917ECF"/>
    <w:rsid w:val="00935BDA"/>
    <w:rsid w:val="00936D48"/>
    <w:rsid w:val="009424E3"/>
    <w:rsid w:val="009432CB"/>
    <w:rsid w:val="009457BD"/>
    <w:rsid w:val="00951029"/>
    <w:rsid w:val="00953707"/>
    <w:rsid w:val="009568BB"/>
    <w:rsid w:val="0096056B"/>
    <w:rsid w:val="00960FFF"/>
    <w:rsid w:val="0096184C"/>
    <w:rsid w:val="00961B4B"/>
    <w:rsid w:val="00963760"/>
    <w:rsid w:val="009638DC"/>
    <w:rsid w:val="00965322"/>
    <w:rsid w:val="009664BE"/>
    <w:rsid w:val="00967509"/>
    <w:rsid w:val="00971A85"/>
    <w:rsid w:val="00972D7B"/>
    <w:rsid w:val="0097580F"/>
    <w:rsid w:val="009778C4"/>
    <w:rsid w:val="0098014F"/>
    <w:rsid w:val="00981B29"/>
    <w:rsid w:val="00990288"/>
    <w:rsid w:val="0099247F"/>
    <w:rsid w:val="009924BF"/>
    <w:rsid w:val="00992DAF"/>
    <w:rsid w:val="009930BF"/>
    <w:rsid w:val="0099362C"/>
    <w:rsid w:val="009942EE"/>
    <w:rsid w:val="00994332"/>
    <w:rsid w:val="00994D80"/>
    <w:rsid w:val="00995278"/>
    <w:rsid w:val="00995E79"/>
    <w:rsid w:val="009A4E1E"/>
    <w:rsid w:val="009A521C"/>
    <w:rsid w:val="009B1716"/>
    <w:rsid w:val="009B1A87"/>
    <w:rsid w:val="009B7D01"/>
    <w:rsid w:val="009C1F9A"/>
    <w:rsid w:val="009C5293"/>
    <w:rsid w:val="009C65D5"/>
    <w:rsid w:val="009C6D7A"/>
    <w:rsid w:val="009D097D"/>
    <w:rsid w:val="009D0CE1"/>
    <w:rsid w:val="009D326B"/>
    <w:rsid w:val="009D41BB"/>
    <w:rsid w:val="009D7A2E"/>
    <w:rsid w:val="009E2059"/>
    <w:rsid w:val="009E38B0"/>
    <w:rsid w:val="009E6189"/>
    <w:rsid w:val="009F0B6D"/>
    <w:rsid w:val="009F3816"/>
    <w:rsid w:val="009F3DAC"/>
    <w:rsid w:val="009F3FF5"/>
    <w:rsid w:val="009F403E"/>
    <w:rsid w:val="009F5CFB"/>
    <w:rsid w:val="009F76A9"/>
    <w:rsid w:val="00A0467A"/>
    <w:rsid w:val="00A10330"/>
    <w:rsid w:val="00A11B99"/>
    <w:rsid w:val="00A12E5A"/>
    <w:rsid w:val="00A1476C"/>
    <w:rsid w:val="00A14FDF"/>
    <w:rsid w:val="00A170DE"/>
    <w:rsid w:val="00A179E9"/>
    <w:rsid w:val="00A17FDE"/>
    <w:rsid w:val="00A279C7"/>
    <w:rsid w:val="00A43234"/>
    <w:rsid w:val="00A45E24"/>
    <w:rsid w:val="00A47846"/>
    <w:rsid w:val="00A50130"/>
    <w:rsid w:val="00A53172"/>
    <w:rsid w:val="00A538A0"/>
    <w:rsid w:val="00A5459D"/>
    <w:rsid w:val="00A54867"/>
    <w:rsid w:val="00A56552"/>
    <w:rsid w:val="00A6436D"/>
    <w:rsid w:val="00A66764"/>
    <w:rsid w:val="00A6788B"/>
    <w:rsid w:val="00A727AC"/>
    <w:rsid w:val="00A72C3F"/>
    <w:rsid w:val="00A739BA"/>
    <w:rsid w:val="00A73D0A"/>
    <w:rsid w:val="00A7427B"/>
    <w:rsid w:val="00A74DF6"/>
    <w:rsid w:val="00A840FF"/>
    <w:rsid w:val="00A844F9"/>
    <w:rsid w:val="00A85C63"/>
    <w:rsid w:val="00A8666F"/>
    <w:rsid w:val="00A91A91"/>
    <w:rsid w:val="00A95D8B"/>
    <w:rsid w:val="00A96E51"/>
    <w:rsid w:val="00AA2F77"/>
    <w:rsid w:val="00AA49DB"/>
    <w:rsid w:val="00AA5343"/>
    <w:rsid w:val="00AA6511"/>
    <w:rsid w:val="00AA762E"/>
    <w:rsid w:val="00AB3065"/>
    <w:rsid w:val="00AB42CF"/>
    <w:rsid w:val="00AB5788"/>
    <w:rsid w:val="00AC2CAF"/>
    <w:rsid w:val="00AC489B"/>
    <w:rsid w:val="00AC5178"/>
    <w:rsid w:val="00AC6A50"/>
    <w:rsid w:val="00AD09B6"/>
    <w:rsid w:val="00AD0E50"/>
    <w:rsid w:val="00AD1AE2"/>
    <w:rsid w:val="00AD1C53"/>
    <w:rsid w:val="00AD2195"/>
    <w:rsid w:val="00AD2385"/>
    <w:rsid w:val="00AD4317"/>
    <w:rsid w:val="00AD5163"/>
    <w:rsid w:val="00AD5422"/>
    <w:rsid w:val="00AD7A1C"/>
    <w:rsid w:val="00AE0A91"/>
    <w:rsid w:val="00AE2CBB"/>
    <w:rsid w:val="00AE4D8F"/>
    <w:rsid w:val="00AE6F77"/>
    <w:rsid w:val="00AF1114"/>
    <w:rsid w:val="00AF1133"/>
    <w:rsid w:val="00AF1AFD"/>
    <w:rsid w:val="00AF5C0A"/>
    <w:rsid w:val="00AF7C8B"/>
    <w:rsid w:val="00B000A7"/>
    <w:rsid w:val="00B037FE"/>
    <w:rsid w:val="00B0439C"/>
    <w:rsid w:val="00B06E34"/>
    <w:rsid w:val="00B07370"/>
    <w:rsid w:val="00B1197B"/>
    <w:rsid w:val="00B15A43"/>
    <w:rsid w:val="00B16C84"/>
    <w:rsid w:val="00B210C0"/>
    <w:rsid w:val="00B23037"/>
    <w:rsid w:val="00B2537B"/>
    <w:rsid w:val="00B25998"/>
    <w:rsid w:val="00B27F6D"/>
    <w:rsid w:val="00B31526"/>
    <w:rsid w:val="00B324C5"/>
    <w:rsid w:val="00B366BB"/>
    <w:rsid w:val="00B36A48"/>
    <w:rsid w:val="00B41861"/>
    <w:rsid w:val="00B42678"/>
    <w:rsid w:val="00B43941"/>
    <w:rsid w:val="00B448D4"/>
    <w:rsid w:val="00B44B2C"/>
    <w:rsid w:val="00B5137C"/>
    <w:rsid w:val="00B6013F"/>
    <w:rsid w:val="00B626AA"/>
    <w:rsid w:val="00B72170"/>
    <w:rsid w:val="00B736BE"/>
    <w:rsid w:val="00B7559A"/>
    <w:rsid w:val="00B81133"/>
    <w:rsid w:val="00B84433"/>
    <w:rsid w:val="00B95DE7"/>
    <w:rsid w:val="00B96AE4"/>
    <w:rsid w:val="00B97F4A"/>
    <w:rsid w:val="00BA0F83"/>
    <w:rsid w:val="00BA3950"/>
    <w:rsid w:val="00BA43FE"/>
    <w:rsid w:val="00BA5247"/>
    <w:rsid w:val="00BA5904"/>
    <w:rsid w:val="00BA6BD6"/>
    <w:rsid w:val="00BB09E2"/>
    <w:rsid w:val="00BB3BCA"/>
    <w:rsid w:val="00BB4DB9"/>
    <w:rsid w:val="00BC134D"/>
    <w:rsid w:val="00BC1FD7"/>
    <w:rsid w:val="00BC3ED9"/>
    <w:rsid w:val="00BC4427"/>
    <w:rsid w:val="00BC7E45"/>
    <w:rsid w:val="00BD488A"/>
    <w:rsid w:val="00BD76B9"/>
    <w:rsid w:val="00BE0525"/>
    <w:rsid w:val="00BE1470"/>
    <w:rsid w:val="00BE2239"/>
    <w:rsid w:val="00BE2260"/>
    <w:rsid w:val="00BE2380"/>
    <w:rsid w:val="00BF506F"/>
    <w:rsid w:val="00BF7487"/>
    <w:rsid w:val="00C02125"/>
    <w:rsid w:val="00C03DDB"/>
    <w:rsid w:val="00C03F8B"/>
    <w:rsid w:val="00C0454A"/>
    <w:rsid w:val="00C04688"/>
    <w:rsid w:val="00C07005"/>
    <w:rsid w:val="00C07C1E"/>
    <w:rsid w:val="00C10A6D"/>
    <w:rsid w:val="00C12050"/>
    <w:rsid w:val="00C13EA1"/>
    <w:rsid w:val="00C14F5E"/>
    <w:rsid w:val="00C15301"/>
    <w:rsid w:val="00C1531F"/>
    <w:rsid w:val="00C16C35"/>
    <w:rsid w:val="00C17094"/>
    <w:rsid w:val="00C17295"/>
    <w:rsid w:val="00C17668"/>
    <w:rsid w:val="00C17C5F"/>
    <w:rsid w:val="00C17C86"/>
    <w:rsid w:val="00C22E04"/>
    <w:rsid w:val="00C23D2C"/>
    <w:rsid w:val="00C2659A"/>
    <w:rsid w:val="00C32068"/>
    <w:rsid w:val="00C32973"/>
    <w:rsid w:val="00C34B25"/>
    <w:rsid w:val="00C40051"/>
    <w:rsid w:val="00C42F14"/>
    <w:rsid w:val="00C42F66"/>
    <w:rsid w:val="00C44748"/>
    <w:rsid w:val="00C44ADD"/>
    <w:rsid w:val="00C45A3E"/>
    <w:rsid w:val="00C46449"/>
    <w:rsid w:val="00C477C1"/>
    <w:rsid w:val="00C5075D"/>
    <w:rsid w:val="00C50D6A"/>
    <w:rsid w:val="00C54383"/>
    <w:rsid w:val="00C564A7"/>
    <w:rsid w:val="00C57139"/>
    <w:rsid w:val="00C5768F"/>
    <w:rsid w:val="00C62B38"/>
    <w:rsid w:val="00C62E81"/>
    <w:rsid w:val="00C641CA"/>
    <w:rsid w:val="00C65CFB"/>
    <w:rsid w:val="00C7313D"/>
    <w:rsid w:val="00C74D12"/>
    <w:rsid w:val="00C759ED"/>
    <w:rsid w:val="00C75FEE"/>
    <w:rsid w:val="00C810E4"/>
    <w:rsid w:val="00C82370"/>
    <w:rsid w:val="00C82CC3"/>
    <w:rsid w:val="00C82D83"/>
    <w:rsid w:val="00C84940"/>
    <w:rsid w:val="00C90488"/>
    <w:rsid w:val="00C93CCF"/>
    <w:rsid w:val="00C950ED"/>
    <w:rsid w:val="00C95DDA"/>
    <w:rsid w:val="00C965F5"/>
    <w:rsid w:val="00CA16A9"/>
    <w:rsid w:val="00CA1CB0"/>
    <w:rsid w:val="00CA3AA9"/>
    <w:rsid w:val="00CA4EE0"/>
    <w:rsid w:val="00CB0159"/>
    <w:rsid w:val="00CB4F26"/>
    <w:rsid w:val="00CB4F48"/>
    <w:rsid w:val="00CB5234"/>
    <w:rsid w:val="00CB5DA5"/>
    <w:rsid w:val="00CB5E8A"/>
    <w:rsid w:val="00CB6E96"/>
    <w:rsid w:val="00CB7A2A"/>
    <w:rsid w:val="00CC065C"/>
    <w:rsid w:val="00CC100A"/>
    <w:rsid w:val="00CC18BE"/>
    <w:rsid w:val="00CC42EE"/>
    <w:rsid w:val="00CC5193"/>
    <w:rsid w:val="00CC5FA5"/>
    <w:rsid w:val="00CC73D1"/>
    <w:rsid w:val="00CC75E5"/>
    <w:rsid w:val="00CD1513"/>
    <w:rsid w:val="00CD5C33"/>
    <w:rsid w:val="00CD6A78"/>
    <w:rsid w:val="00CE2B2D"/>
    <w:rsid w:val="00CE4159"/>
    <w:rsid w:val="00CE4442"/>
    <w:rsid w:val="00CE4D7A"/>
    <w:rsid w:val="00CE6787"/>
    <w:rsid w:val="00CE68D2"/>
    <w:rsid w:val="00CE729F"/>
    <w:rsid w:val="00CE7A77"/>
    <w:rsid w:val="00CF0822"/>
    <w:rsid w:val="00CF43BC"/>
    <w:rsid w:val="00CF46C8"/>
    <w:rsid w:val="00CF7635"/>
    <w:rsid w:val="00CF7B1F"/>
    <w:rsid w:val="00D00D17"/>
    <w:rsid w:val="00D02021"/>
    <w:rsid w:val="00D029E1"/>
    <w:rsid w:val="00D02AA0"/>
    <w:rsid w:val="00D0369F"/>
    <w:rsid w:val="00D03ACC"/>
    <w:rsid w:val="00D1155F"/>
    <w:rsid w:val="00D124A9"/>
    <w:rsid w:val="00D13ADB"/>
    <w:rsid w:val="00D15A6C"/>
    <w:rsid w:val="00D17F42"/>
    <w:rsid w:val="00D24AD2"/>
    <w:rsid w:val="00D25E7F"/>
    <w:rsid w:val="00D2796D"/>
    <w:rsid w:val="00D30185"/>
    <w:rsid w:val="00D30ADF"/>
    <w:rsid w:val="00D325FA"/>
    <w:rsid w:val="00D3334C"/>
    <w:rsid w:val="00D33B37"/>
    <w:rsid w:val="00D36D76"/>
    <w:rsid w:val="00D370AA"/>
    <w:rsid w:val="00D41033"/>
    <w:rsid w:val="00D423CE"/>
    <w:rsid w:val="00D42498"/>
    <w:rsid w:val="00D43017"/>
    <w:rsid w:val="00D44EB1"/>
    <w:rsid w:val="00D45AA6"/>
    <w:rsid w:val="00D45CC6"/>
    <w:rsid w:val="00D507D6"/>
    <w:rsid w:val="00D509AE"/>
    <w:rsid w:val="00D50BC2"/>
    <w:rsid w:val="00D513F3"/>
    <w:rsid w:val="00D5438A"/>
    <w:rsid w:val="00D6015C"/>
    <w:rsid w:val="00D62FD2"/>
    <w:rsid w:val="00D64E11"/>
    <w:rsid w:val="00D66113"/>
    <w:rsid w:val="00D661C2"/>
    <w:rsid w:val="00D67BA6"/>
    <w:rsid w:val="00D7015E"/>
    <w:rsid w:val="00D70564"/>
    <w:rsid w:val="00D75BA3"/>
    <w:rsid w:val="00D7742D"/>
    <w:rsid w:val="00D857E9"/>
    <w:rsid w:val="00D86560"/>
    <w:rsid w:val="00D904C7"/>
    <w:rsid w:val="00D91C76"/>
    <w:rsid w:val="00D920A4"/>
    <w:rsid w:val="00D92562"/>
    <w:rsid w:val="00D9372F"/>
    <w:rsid w:val="00D94685"/>
    <w:rsid w:val="00D947B0"/>
    <w:rsid w:val="00D95AA0"/>
    <w:rsid w:val="00D96C95"/>
    <w:rsid w:val="00DA1411"/>
    <w:rsid w:val="00DA1449"/>
    <w:rsid w:val="00DA1A30"/>
    <w:rsid w:val="00DA371B"/>
    <w:rsid w:val="00DB4AC3"/>
    <w:rsid w:val="00DB5188"/>
    <w:rsid w:val="00DB7889"/>
    <w:rsid w:val="00DC09EA"/>
    <w:rsid w:val="00DC0DC6"/>
    <w:rsid w:val="00DC23F5"/>
    <w:rsid w:val="00DC70EA"/>
    <w:rsid w:val="00DC7FE4"/>
    <w:rsid w:val="00DD091B"/>
    <w:rsid w:val="00DD11D5"/>
    <w:rsid w:val="00DD1F03"/>
    <w:rsid w:val="00DD547C"/>
    <w:rsid w:val="00DE0584"/>
    <w:rsid w:val="00DE2164"/>
    <w:rsid w:val="00DE4AC6"/>
    <w:rsid w:val="00DE55D7"/>
    <w:rsid w:val="00DE7516"/>
    <w:rsid w:val="00DF0FD3"/>
    <w:rsid w:val="00DF1EAC"/>
    <w:rsid w:val="00DF20AC"/>
    <w:rsid w:val="00DF325F"/>
    <w:rsid w:val="00DF63DE"/>
    <w:rsid w:val="00DF6926"/>
    <w:rsid w:val="00E0069A"/>
    <w:rsid w:val="00E11593"/>
    <w:rsid w:val="00E127BA"/>
    <w:rsid w:val="00E16ACF"/>
    <w:rsid w:val="00E17D5D"/>
    <w:rsid w:val="00E21D5E"/>
    <w:rsid w:val="00E26341"/>
    <w:rsid w:val="00E274F8"/>
    <w:rsid w:val="00E30BF9"/>
    <w:rsid w:val="00E3295B"/>
    <w:rsid w:val="00E330B8"/>
    <w:rsid w:val="00E362C8"/>
    <w:rsid w:val="00E36AAC"/>
    <w:rsid w:val="00E36CD2"/>
    <w:rsid w:val="00E40B75"/>
    <w:rsid w:val="00E4206E"/>
    <w:rsid w:val="00E45DBD"/>
    <w:rsid w:val="00E514E2"/>
    <w:rsid w:val="00E51DF3"/>
    <w:rsid w:val="00E612D9"/>
    <w:rsid w:val="00E62EE8"/>
    <w:rsid w:val="00E632E6"/>
    <w:rsid w:val="00E63944"/>
    <w:rsid w:val="00E6739C"/>
    <w:rsid w:val="00E679DD"/>
    <w:rsid w:val="00E67A06"/>
    <w:rsid w:val="00E717DD"/>
    <w:rsid w:val="00E73B14"/>
    <w:rsid w:val="00E74144"/>
    <w:rsid w:val="00E7419F"/>
    <w:rsid w:val="00E74E6B"/>
    <w:rsid w:val="00E75DE1"/>
    <w:rsid w:val="00E828C3"/>
    <w:rsid w:val="00E839AF"/>
    <w:rsid w:val="00E848F3"/>
    <w:rsid w:val="00E85995"/>
    <w:rsid w:val="00E85EDB"/>
    <w:rsid w:val="00E87B3F"/>
    <w:rsid w:val="00E90052"/>
    <w:rsid w:val="00E90F0D"/>
    <w:rsid w:val="00E91FCE"/>
    <w:rsid w:val="00E92C5F"/>
    <w:rsid w:val="00E94274"/>
    <w:rsid w:val="00E96AA7"/>
    <w:rsid w:val="00EA09DE"/>
    <w:rsid w:val="00EA32D5"/>
    <w:rsid w:val="00EA7AFB"/>
    <w:rsid w:val="00EB2136"/>
    <w:rsid w:val="00EB2B7F"/>
    <w:rsid w:val="00EB3217"/>
    <w:rsid w:val="00EB4A93"/>
    <w:rsid w:val="00EB4B24"/>
    <w:rsid w:val="00EB7A66"/>
    <w:rsid w:val="00EC0E3D"/>
    <w:rsid w:val="00EC13C7"/>
    <w:rsid w:val="00EC1623"/>
    <w:rsid w:val="00EC175B"/>
    <w:rsid w:val="00EC2858"/>
    <w:rsid w:val="00EC3F0D"/>
    <w:rsid w:val="00EC5CF1"/>
    <w:rsid w:val="00EC651A"/>
    <w:rsid w:val="00EC7F25"/>
    <w:rsid w:val="00ED1EC6"/>
    <w:rsid w:val="00ED374A"/>
    <w:rsid w:val="00ED386F"/>
    <w:rsid w:val="00ED51EE"/>
    <w:rsid w:val="00ED570F"/>
    <w:rsid w:val="00ED654A"/>
    <w:rsid w:val="00EE201F"/>
    <w:rsid w:val="00EE3094"/>
    <w:rsid w:val="00EE4F27"/>
    <w:rsid w:val="00EE5113"/>
    <w:rsid w:val="00EE53BC"/>
    <w:rsid w:val="00EF2533"/>
    <w:rsid w:val="00EF37D5"/>
    <w:rsid w:val="00EF79F1"/>
    <w:rsid w:val="00F00016"/>
    <w:rsid w:val="00F0156C"/>
    <w:rsid w:val="00F07500"/>
    <w:rsid w:val="00F1196D"/>
    <w:rsid w:val="00F1415F"/>
    <w:rsid w:val="00F253C4"/>
    <w:rsid w:val="00F2664E"/>
    <w:rsid w:val="00F332DD"/>
    <w:rsid w:val="00F34CCF"/>
    <w:rsid w:val="00F356CD"/>
    <w:rsid w:val="00F365E7"/>
    <w:rsid w:val="00F40E8E"/>
    <w:rsid w:val="00F42DCA"/>
    <w:rsid w:val="00F47241"/>
    <w:rsid w:val="00F50471"/>
    <w:rsid w:val="00F54561"/>
    <w:rsid w:val="00F5485A"/>
    <w:rsid w:val="00F56048"/>
    <w:rsid w:val="00F5777C"/>
    <w:rsid w:val="00F60240"/>
    <w:rsid w:val="00F60FB2"/>
    <w:rsid w:val="00F62446"/>
    <w:rsid w:val="00F6506D"/>
    <w:rsid w:val="00F65D79"/>
    <w:rsid w:val="00F710C6"/>
    <w:rsid w:val="00F72E80"/>
    <w:rsid w:val="00F7320A"/>
    <w:rsid w:val="00F73E08"/>
    <w:rsid w:val="00F751A4"/>
    <w:rsid w:val="00F77D79"/>
    <w:rsid w:val="00F8392A"/>
    <w:rsid w:val="00F83C0F"/>
    <w:rsid w:val="00F94328"/>
    <w:rsid w:val="00F94F15"/>
    <w:rsid w:val="00F955FD"/>
    <w:rsid w:val="00F96E83"/>
    <w:rsid w:val="00F96FE8"/>
    <w:rsid w:val="00FA04DD"/>
    <w:rsid w:val="00FC0935"/>
    <w:rsid w:val="00FC0CCD"/>
    <w:rsid w:val="00FC4E8E"/>
    <w:rsid w:val="00FD1D1F"/>
    <w:rsid w:val="00FD1DAA"/>
    <w:rsid w:val="00FD3404"/>
    <w:rsid w:val="00FD4999"/>
    <w:rsid w:val="00FD6599"/>
    <w:rsid w:val="00FD6D89"/>
    <w:rsid w:val="00FE0DEF"/>
    <w:rsid w:val="00FE2F88"/>
    <w:rsid w:val="00FE3409"/>
    <w:rsid w:val="00FE4256"/>
    <w:rsid w:val="00FE4550"/>
    <w:rsid w:val="00FE4571"/>
    <w:rsid w:val="00FE5252"/>
    <w:rsid w:val="00FE5F74"/>
    <w:rsid w:val="00FE6885"/>
    <w:rsid w:val="00FE6E3B"/>
    <w:rsid w:val="00FE76E6"/>
    <w:rsid w:val="00FF2238"/>
    <w:rsid w:val="00FF4072"/>
    <w:rsid w:val="00FF4DA4"/>
    <w:rsid w:val="00FF63D4"/>
    <w:rsid w:val="00FF6C49"/>
    <w:rsid w:val="00FF78E5"/>
    <w:rsid w:val="01434579"/>
    <w:rsid w:val="03620DD8"/>
    <w:rsid w:val="050A410A"/>
    <w:rsid w:val="057314C8"/>
    <w:rsid w:val="05C9E07E"/>
    <w:rsid w:val="07FCD99C"/>
    <w:rsid w:val="081332C2"/>
    <w:rsid w:val="0895A667"/>
    <w:rsid w:val="089857A0"/>
    <w:rsid w:val="09682094"/>
    <w:rsid w:val="0A0F1E06"/>
    <w:rsid w:val="0D28BDE3"/>
    <w:rsid w:val="0F3FBDD4"/>
    <w:rsid w:val="10749A2A"/>
    <w:rsid w:val="107B3C81"/>
    <w:rsid w:val="109469CB"/>
    <w:rsid w:val="136CC724"/>
    <w:rsid w:val="139F233E"/>
    <w:rsid w:val="13B6B0ED"/>
    <w:rsid w:val="143556EB"/>
    <w:rsid w:val="1575D483"/>
    <w:rsid w:val="159E1175"/>
    <w:rsid w:val="163C789B"/>
    <w:rsid w:val="1686DC35"/>
    <w:rsid w:val="16A93E0C"/>
    <w:rsid w:val="16D28AF3"/>
    <w:rsid w:val="176A7A4E"/>
    <w:rsid w:val="18556EA2"/>
    <w:rsid w:val="18781E23"/>
    <w:rsid w:val="1BE2204C"/>
    <w:rsid w:val="1C98F95C"/>
    <w:rsid w:val="1CAC3AB3"/>
    <w:rsid w:val="1D85618E"/>
    <w:rsid w:val="1DF85EE0"/>
    <w:rsid w:val="1E5B75B0"/>
    <w:rsid w:val="1E80DEA6"/>
    <w:rsid w:val="1FE26375"/>
    <w:rsid w:val="204DEFB2"/>
    <w:rsid w:val="20BE15C7"/>
    <w:rsid w:val="212D57BA"/>
    <w:rsid w:val="2229C06C"/>
    <w:rsid w:val="22E8BCF1"/>
    <w:rsid w:val="22E9A0DF"/>
    <w:rsid w:val="24283013"/>
    <w:rsid w:val="2466FABB"/>
    <w:rsid w:val="26A17F11"/>
    <w:rsid w:val="2782CAB9"/>
    <w:rsid w:val="27E411FF"/>
    <w:rsid w:val="28442579"/>
    <w:rsid w:val="289B6369"/>
    <w:rsid w:val="29F8A765"/>
    <w:rsid w:val="2A79ADDD"/>
    <w:rsid w:val="2AF19ED1"/>
    <w:rsid w:val="2BFA9767"/>
    <w:rsid w:val="2C02C8AC"/>
    <w:rsid w:val="2C3A02DC"/>
    <w:rsid w:val="2C4153F5"/>
    <w:rsid w:val="2C5A0A94"/>
    <w:rsid w:val="2CCB2475"/>
    <w:rsid w:val="2DDC1F91"/>
    <w:rsid w:val="2E90AD03"/>
    <w:rsid w:val="2F4C77A1"/>
    <w:rsid w:val="2F722AF8"/>
    <w:rsid w:val="309D3766"/>
    <w:rsid w:val="30E95F0B"/>
    <w:rsid w:val="322BE6E6"/>
    <w:rsid w:val="332C20F1"/>
    <w:rsid w:val="33AB7A90"/>
    <w:rsid w:val="3410C737"/>
    <w:rsid w:val="341266F9"/>
    <w:rsid w:val="347BAAD3"/>
    <w:rsid w:val="34D8658B"/>
    <w:rsid w:val="3537BA61"/>
    <w:rsid w:val="35529F1C"/>
    <w:rsid w:val="35C52F22"/>
    <w:rsid w:val="35C72ADE"/>
    <w:rsid w:val="37E8B100"/>
    <w:rsid w:val="37FC0F19"/>
    <w:rsid w:val="3834FAD3"/>
    <w:rsid w:val="3ADF5003"/>
    <w:rsid w:val="3B223D3E"/>
    <w:rsid w:val="3B275A9D"/>
    <w:rsid w:val="3B36BB16"/>
    <w:rsid w:val="3C112E4B"/>
    <w:rsid w:val="3C5484AB"/>
    <w:rsid w:val="3CE395D1"/>
    <w:rsid w:val="3D0C6F62"/>
    <w:rsid w:val="3D3553B3"/>
    <w:rsid w:val="3D7EABE1"/>
    <w:rsid w:val="3DC8E282"/>
    <w:rsid w:val="3E4923C4"/>
    <w:rsid w:val="3E9B8FF4"/>
    <w:rsid w:val="3EF896BF"/>
    <w:rsid w:val="3F15B92E"/>
    <w:rsid w:val="3F995C58"/>
    <w:rsid w:val="3FCE3AF0"/>
    <w:rsid w:val="40C7C61C"/>
    <w:rsid w:val="40D05B3E"/>
    <w:rsid w:val="41B20FFE"/>
    <w:rsid w:val="41BC92DA"/>
    <w:rsid w:val="42A88EBA"/>
    <w:rsid w:val="42EE95C2"/>
    <w:rsid w:val="43B70595"/>
    <w:rsid w:val="43BC9A23"/>
    <w:rsid w:val="445C5FB6"/>
    <w:rsid w:val="4469EE39"/>
    <w:rsid w:val="447088EE"/>
    <w:rsid w:val="44E1E932"/>
    <w:rsid w:val="4589EDCD"/>
    <w:rsid w:val="45F00F7F"/>
    <w:rsid w:val="45F555DA"/>
    <w:rsid w:val="46FC5C53"/>
    <w:rsid w:val="474C308D"/>
    <w:rsid w:val="47D70D48"/>
    <w:rsid w:val="47F41AAE"/>
    <w:rsid w:val="497ACCD8"/>
    <w:rsid w:val="49A48447"/>
    <w:rsid w:val="49F0BE64"/>
    <w:rsid w:val="4A536273"/>
    <w:rsid w:val="4BCB5B3D"/>
    <w:rsid w:val="4DE87D6A"/>
    <w:rsid w:val="4E60BCE5"/>
    <w:rsid w:val="4EE35E6F"/>
    <w:rsid w:val="50051246"/>
    <w:rsid w:val="50E2A36C"/>
    <w:rsid w:val="53CE43AD"/>
    <w:rsid w:val="54E51F8C"/>
    <w:rsid w:val="55FDC34A"/>
    <w:rsid w:val="5611A8DD"/>
    <w:rsid w:val="563F1EC3"/>
    <w:rsid w:val="59B26DB2"/>
    <w:rsid w:val="59D77D5C"/>
    <w:rsid w:val="59F4F9DF"/>
    <w:rsid w:val="59FAD55C"/>
    <w:rsid w:val="5C31A8CC"/>
    <w:rsid w:val="5C6912A2"/>
    <w:rsid w:val="5C927695"/>
    <w:rsid w:val="5CA76900"/>
    <w:rsid w:val="5D82B264"/>
    <w:rsid w:val="5DA50B50"/>
    <w:rsid w:val="5EAE09A0"/>
    <w:rsid w:val="5EDEB5FE"/>
    <w:rsid w:val="5F24D738"/>
    <w:rsid w:val="5F6E5222"/>
    <w:rsid w:val="5F8D9ECB"/>
    <w:rsid w:val="5FD26536"/>
    <w:rsid w:val="60CA29D4"/>
    <w:rsid w:val="60F1789C"/>
    <w:rsid w:val="618CC047"/>
    <w:rsid w:val="62BD8972"/>
    <w:rsid w:val="62BE174C"/>
    <w:rsid w:val="64958EB7"/>
    <w:rsid w:val="65DC6919"/>
    <w:rsid w:val="6609BBF1"/>
    <w:rsid w:val="66AB9CAB"/>
    <w:rsid w:val="66DA4E4A"/>
    <w:rsid w:val="6793DC67"/>
    <w:rsid w:val="67FC6535"/>
    <w:rsid w:val="69136CA2"/>
    <w:rsid w:val="6A13BF42"/>
    <w:rsid w:val="6AB17E71"/>
    <w:rsid w:val="6BDAF182"/>
    <w:rsid w:val="6C77939E"/>
    <w:rsid w:val="6E17EBA4"/>
    <w:rsid w:val="6E4685B6"/>
    <w:rsid w:val="6E6D9F92"/>
    <w:rsid w:val="7018B0A8"/>
    <w:rsid w:val="702C03FE"/>
    <w:rsid w:val="71438A78"/>
    <w:rsid w:val="72C347C2"/>
    <w:rsid w:val="741C55AE"/>
    <w:rsid w:val="743907D7"/>
    <w:rsid w:val="74A131D6"/>
    <w:rsid w:val="75533D52"/>
    <w:rsid w:val="7562FFF4"/>
    <w:rsid w:val="77275CC4"/>
    <w:rsid w:val="77C9BB4D"/>
    <w:rsid w:val="786277CC"/>
    <w:rsid w:val="794C2F6E"/>
    <w:rsid w:val="79A79C2B"/>
    <w:rsid w:val="7A4CB70C"/>
    <w:rsid w:val="7A83FA2F"/>
    <w:rsid w:val="7AD42EFF"/>
    <w:rsid w:val="7C05CE9C"/>
    <w:rsid w:val="7C87F7F2"/>
    <w:rsid w:val="7D88DC8F"/>
    <w:rsid w:val="7DC0FB83"/>
    <w:rsid w:val="7F018405"/>
    <w:rsid w:val="7FAB455E"/>
    <w:rsid w:val="7FE5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0409"/>
  <w15:chartTrackingRefBased/>
  <w15:docId w15:val="{04CA5088-B6C6-40F5-8E0D-E73087B5B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69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E50"/>
    <w:pPr>
      <w:ind w:left="720"/>
      <w:contextualSpacing/>
    </w:pPr>
  </w:style>
  <w:style w:type="paragraph" w:customStyle="1" w:styleId="Default">
    <w:name w:val="Default"/>
    <w:rsid w:val="006D3669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table" w:styleId="TableGrid">
    <w:name w:val="Table Grid"/>
    <w:basedOn w:val="TableNormal"/>
    <w:rsid w:val="006D3669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5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F5CFB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28041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4DD"/>
  </w:style>
  <w:style w:type="paragraph" w:styleId="Footer">
    <w:name w:val="footer"/>
    <w:basedOn w:val="Normal"/>
    <w:link w:val="FooterChar"/>
    <w:uiPriority w:val="99"/>
    <w:unhideWhenUsed/>
    <w:rsid w:val="00FA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4DD"/>
  </w:style>
  <w:style w:type="paragraph" w:styleId="Revision">
    <w:name w:val="Revision"/>
    <w:hidden/>
    <w:uiPriority w:val="99"/>
    <w:semiHidden/>
    <w:rsid w:val="00A8666F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F7D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D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hop.meross.com/products/thread-presence-sensor-ms605" TargetMode="Externa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78354FEBA97429F003C21EA153D1E" ma:contentTypeVersion="3" ma:contentTypeDescription="Create a new document." ma:contentTypeScope="" ma:versionID="65185e61e03c96fd07ddfd9628246fa2">
  <xsd:schema xmlns:xsd="http://www.w3.org/2001/XMLSchema" xmlns:xs="http://www.w3.org/2001/XMLSchema" xmlns:p="http://schemas.microsoft.com/office/2006/metadata/properties" xmlns:ns2="00ac7040-0a60-44e1-aa40-b185aac2144c" targetNamespace="http://schemas.microsoft.com/office/2006/metadata/properties" ma:root="true" ma:fieldsID="5d66a363f565ee6d8d9073fd025e9115" ns2:_="">
    <xsd:import namespace="00ac7040-0a60-44e1-aa40-b185aac21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ac7040-0a60-44e1-aa40-b185aac21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19FD21-A98C-4075-AED6-E595228B4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ac7040-0a60-44e1-aa40-b185aac21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47AB9D-536C-4545-AD69-1673D33633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38EEF8-97C9-4601-9501-F7257C624C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3B689FB-2C33-4172-9D4D-93A86ACF68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5</Pages>
  <Words>992</Words>
  <Characters>5658</Characters>
  <Application>Microsoft Office Word</Application>
  <DocSecurity>0</DocSecurity>
  <Lines>47</Lines>
  <Paragraphs>13</Paragraphs>
  <ScaleCrop>false</ScaleCrop>
  <Company>Milwaukee School of Engineering</Company>
  <LinksUpToDate>false</LinksUpToDate>
  <CharactersWithSpaces>6637</CharactersWithSpaces>
  <SharedDoc>false</SharedDoc>
  <HLinks>
    <vt:vector size="6" baseType="variant">
      <vt:variant>
        <vt:i4>6029394</vt:i4>
      </vt:variant>
      <vt:variant>
        <vt:i4>0</vt:i4>
      </vt:variant>
      <vt:variant>
        <vt:i4>0</vt:i4>
      </vt:variant>
      <vt:variant>
        <vt:i4>5</vt:i4>
      </vt:variant>
      <vt:variant>
        <vt:lpwstr>https://us.aqara.com/products/motion-and-light-sensor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Bailey-Waltz, Miles</cp:lastModifiedBy>
  <cp:revision>139</cp:revision>
  <cp:lastPrinted>2025-09-17T19:10:00Z</cp:lastPrinted>
  <dcterms:created xsi:type="dcterms:W3CDTF">2026-09-27T20:49:00Z</dcterms:created>
  <dcterms:modified xsi:type="dcterms:W3CDTF">2026-09-28T00:43:00Z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0x01010042778354FEBA97429F003C21EA153D1E</vt:lpwstr>
  </property>
</Properties>
</file>